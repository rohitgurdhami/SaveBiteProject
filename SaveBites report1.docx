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4E3C" w14:textId="60D3928A" w:rsidR="009D516C" w:rsidRPr="00BC7FEE" w:rsidRDefault="009D516C" w:rsidP="009D516C">
      <w:pPr>
        <w:tabs>
          <w:tab w:val="left" w:pos="3060"/>
        </w:tabs>
        <w:rPr>
          <w:rFonts w:eastAsia="Calibri"/>
        </w:rPr>
      </w:pPr>
      <w:r>
        <w:rPr>
          <w:noProof/>
        </w:rPr>
        <mc:AlternateContent>
          <mc:Choice Requires="wps">
            <w:drawing>
              <wp:anchor distT="0" distB="0" distL="114300" distR="114300" simplePos="0" relativeHeight="251659264" behindDoc="0" locked="0" layoutInCell="1" allowOverlap="1" wp14:anchorId="3A020B96" wp14:editId="32DCEF42">
                <wp:simplePos x="0" y="0"/>
                <wp:positionH relativeFrom="column">
                  <wp:posOffset>3600450</wp:posOffset>
                </wp:positionH>
                <wp:positionV relativeFrom="paragraph">
                  <wp:posOffset>-176530</wp:posOffset>
                </wp:positionV>
                <wp:extent cx="2286635" cy="390525"/>
                <wp:effectExtent l="0" t="1270" r="0" b="0"/>
                <wp:wrapNone/>
                <wp:docPr id="1477538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0C6AF1" w14:textId="77777777" w:rsidR="009D516C" w:rsidRPr="00E50F7C" w:rsidRDefault="009D516C" w:rsidP="009D516C">
                            <w:pPr>
                              <w:pStyle w:val="Header"/>
                              <w:tabs>
                                <w:tab w:val="clear" w:pos="4680"/>
                                <w:tab w:val="left" w:pos="6840"/>
                              </w:tabs>
                              <w:jc w:val="right"/>
                            </w:pPr>
                            <w:r w:rsidRPr="00E50F7C">
                              <w:t xml:space="preserve">Assignment No.: </w:t>
                            </w:r>
                            <w:r>
                              <w:t>1</w:t>
                            </w:r>
                          </w:p>
                          <w:p w14:paraId="6C6FA6A5" w14:textId="77777777" w:rsidR="009D516C" w:rsidRDefault="009D516C" w:rsidP="009D516C">
                            <w:pPr>
                              <w:jc w:val="right"/>
                            </w:pP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3A020B96" id="_x0000_t202" coordsize="21600,21600" o:spt="202" path="m,l,21600r21600,l21600,xe">
                <v:stroke joinstyle="miter"/>
                <v:path gradientshapeok="t" o:connecttype="rect"/>
              </v:shapetype>
              <v:shape id="Text Box 2" o:spid="_x0000_s1026" type="#_x0000_t202" style="position:absolute;margin-left:283.5pt;margin-top:-13.9pt;width:180.05pt;height:30.75pt;z-index:251659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" stroked="f">
                <v:textbox>
                  <w:txbxContent>
                    <w:p w14:paraId="790C6AF1" w14:textId="77777777" w:rsidR="009D516C" w:rsidRPr="00E50F7C" w:rsidRDefault="009D516C" w:rsidP="009D516C">
                      <w:pPr>
                        <w:pStyle w:val="Header"/>
                        <w:tabs>
                          <w:tab w:val="clear" w:pos="4680"/>
                          <w:tab w:val="left" w:pos="6840"/>
                        </w:tabs>
                        <w:jc w:val="right"/>
                      </w:pPr>
                      <w:r w:rsidRPr="00E50F7C">
                        <w:t xml:space="preserve">Assignment No.: </w:t>
                      </w:r>
                      <w:r>
                        <w:t>1</w:t>
                      </w:r>
                    </w:p>
                    <w:p w14:paraId="6C6FA6A5" w14:textId="77777777" w:rsidR="009D516C" w:rsidRDefault="009D516C" w:rsidP="009D516C">
                      <w:pPr>
                        <w:jc w:val="right"/>
                      </w:pPr>
                    </w:p>
                  </w:txbxContent>
                </v:textbox>
              </v:shape>
            </w:pict>
          </mc:Fallback>
        </mc:AlternateContent>
      </w:r>
      <w:r w:rsidRPr="00BC7FEE">
        <w:rPr>
          <w:rFonts w:eastAsia="Calibri"/>
          <w:noProof/>
          <w:lang w:val="en-MY" w:eastAsia="en-MY"/>
        </w:rPr>
        <w:drawing>
          <wp:inline distT="0" distB="0" distL="0" distR="0" wp14:anchorId="4D5B276B" wp14:editId="3D040C36">
            <wp:extent cx="1431985" cy="6618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rsidRPr="00BC7FEE">
        <w:rPr>
          <w:rFonts w:eastAsia="Calibri"/>
        </w:rPr>
        <w:tab/>
      </w:r>
      <w:r w:rsidRPr="00BC7FEE">
        <w:rPr>
          <w:rFonts w:eastAsia="Calibri"/>
          <w:b/>
        </w:rPr>
        <w:t>Assignment Cover Sheet</w:t>
      </w:r>
    </w:p>
    <w:tbl>
      <w:tblPr>
        <w:tblStyle w:val="TableGrid1"/>
        <w:tblW w:w="9288" w:type="dxa"/>
        <w:tblLook w:val="04A0" w:firstRow="1" w:lastRow="0" w:firstColumn="1" w:lastColumn="0" w:noHBand="0" w:noVBand="1"/>
      </w:tblPr>
      <w:tblGrid>
        <w:gridCol w:w="4428"/>
        <w:gridCol w:w="2250"/>
        <w:gridCol w:w="2610"/>
      </w:tblGrid>
      <w:tr w:rsidR="009D516C" w:rsidRPr="00BC7FEE" w14:paraId="6C5C598D" w14:textId="77777777" w:rsidTr="001012C3">
        <w:trPr>
          <w:trHeight w:val="432"/>
        </w:trPr>
        <w:tc>
          <w:tcPr>
            <w:tcW w:w="667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E10986" w14:textId="77777777" w:rsidR="009D516C" w:rsidRPr="00BC7FEE" w:rsidRDefault="009D516C" w:rsidP="001012C3">
            <w:pPr>
              <w:rPr>
                <w:rFonts w:eastAsia="Calibri"/>
              </w:rPr>
            </w:pPr>
            <w:r w:rsidRPr="00BC7FEE">
              <w:rPr>
                <w:rFonts w:eastAsia="Calibri"/>
                <w:b/>
              </w:rPr>
              <w:t>Student Information (For group assignment, please state names of all members)</w:t>
            </w:r>
          </w:p>
        </w:tc>
        <w:tc>
          <w:tcPr>
            <w:tcW w:w="2610" w:type="dxa"/>
            <w:tcBorders>
              <w:top w:val="single" w:sz="4" w:space="0" w:color="auto"/>
              <w:left w:val="single" w:sz="4" w:space="0" w:color="auto"/>
              <w:bottom w:val="single" w:sz="4" w:space="0" w:color="auto"/>
              <w:right w:val="single" w:sz="4" w:space="0" w:color="auto"/>
            </w:tcBorders>
            <w:vAlign w:val="center"/>
          </w:tcPr>
          <w:p w14:paraId="50371639" w14:textId="77777777" w:rsidR="009D516C" w:rsidRPr="00BC7FEE" w:rsidRDefault="009D516C" w:rsidP="001012C3">
            <w:pPr>
              <w:jc w:val="center"/>
              <w:rPr>
                <w:rFonts w:eastAsia="Calibri"/>
                <w:b/>
              </w:rPr>
            </w:pPr>
            <w:r w:rsidRPr="00BC7FEE">
              <w:rPr>
                <w:rFonts w:eastAsia="Calibri"/>
                <w:b/>
              </w:rPr>
              <w:t>Grade/Marks</w:t>
            </w:r>
          </w:p>
        </w:tc>
      </w:tr>
      <w:tr w:rsidR="009D516C" w:rsidRPr="00BC7FEE" w14:paraId="3C0EF67F" w14:textId="77777777" w:rsidTr="001012C3">
        <w:trPr>
          <w:trHeight w:val="432"/>
        </w:trPr>
        <w:tc>
          <w:tcPr>
            <w:tcW w:w="4428" w:type="dxa"/>
            <w:tcBorders>
              <w:top w:val="single" w:sz="4" w:space="0" w:color="auto"/>
            </w:tcBorders>
            <w:vAlign w:val="center"/>
          </w:tcPr>
          <w:p w14:paraId="2DE4760D" w14:textId="77777777" w:rsidR="009D516C" w:rsidRPr="00BC7FEE" w:rsidRDefault="009D516C" w:rsidP="001012C3">
            <w:pPr>
              <w:rPr>
                <w:rFonts w:eastAsia="Calibri"/>
                <w:b/>
              </w:rPr>
            </w:pPr>
            <w:r w:rsidRPr="00BC7FEE">
              <w:rPr>
                <w:rFonts w:eastAsia="Calibri"/>
                <w:b/>
              </w:rPr>
              <w:t>Name</w:t>
            </w:r>
          </w:p>
        </w:tc>
        <w:tc>
          <w:tcPr>
            <w:tcW w:w="2250" w:type="dxa"/>
            <w:tcBorders>
              <w:top w:val="single" w:sz="4" w:space="0" w:color="auto"/>
              <w:right w:val="single" w:sz="4" w:space="0" w:color="auto"/>
            </w:tcBorders>
            <w:vAlign w:val="center"/>
          </w:tcPr>
          <w:p w14:paraId="3091A611" w14:textId="77777777" w:rsidR="009D516C" w:rsidRPr="00BC7FEE" w:rsidRDefault="009D516C" w:rsidP="001012C3">
            <w:pPr>
              <w:rPr>
                <w:rFonts w:eastAsia="Calibri"/>
                <w:b/>
              </w:rPr>
            </w:pPr>
            <w:r w:rsidRPr="00BC7FEE">
              <w:rPr>
                <w:rFonts w:eastAsia="Calibri"/>
                <w:b/>
              </w:rPr>
              <w:t>ID</w:t>
            </w:r>
          </w:p>
        </w:tc>
        <w:tc>
          <w:tcPr>
            <w:tcW w:w="2610" w:type="dxa"/>
            <w:tcBorders>
              <w:top w:val="single" w:sz="4" w:space="0" w:color="auto"/>
              <w:left w:val="single" w:sz="4" w:space="0" w:color="auto"/>
              <w:bottom w:val="nil"/>
              <w:right w:val="single" w:sz="4" w:space="0" w:color="auto"/>
            </w:tcBorders>
            <w:vAlign w:val="center"/>
          </w:tcPr>
          <w:p w14:paraId="5E9CAFBE" w14:textId="77777777" w:rsidR="009D516C" w:rsidRPr="00BC7FEE" w:rsidRDefault="009D516C" w:rsidP="001012C3">
            <w:pPr>
              <w:rPr>
                <w:rFonts w:eastAsia="Calibri"/>
                <w:b/>
              </w:rPr>
            </w:pPr>
          </w:p>
        </w:tc>
      </w:tr>
      <w:tr w:rsidR="009D516C" w:rsidRPr="00BC7FEE" w14:paraId="4894A731" w14:textId="77777777" w:rsidTr="001012C3">
        <w:trPr>
          <w:trHeight w:val="576"/>
        </w:trPr>
        <w:tc>
          <w:tcPr>
            <w:tcW w:w="4428" w:type="dxa"/>
            <w:vAlign w:val="center"/>
          </w:tcPr>
          <w:p w14:paraId="25134440" w14:textId="77777777" w:rsidR="009D516C" w:rsidRPr="00BC7FEE" w:rsidRDefault="009D516C" w:rsidP="001012C3">
            <w:pPr>
              <w:rPr>
                <w:rFonts w:eastAsia="Calibri"/>
              </w:rPr>
            </w:pPr>
            <w:r>
              <w:rPr>
                <w:rFonts w:eastAsia="Calibri"/>
              </w:rPr>
              <w:t>Rohit Gurdhami</w:t>
            </w:r>
          </w:p>
        </w:tc>
        <w:tc>
          <w:tcPr>
            <w:tcW w:w="2250" w:type="dxa"/>
            <w:tcBorders>
              <w:right w:val="single" w:sz="4" w:space="0" w:color="auto"/>
            </w:tcBorders>
            <w:vAlign w:val="center"/>
          </w:tcPr>
          <w:p w14:paraId="6F2E041E" w14:textId="77777777" w:rsidR="009D516C" w:rsidRPr="00BC7FEE" w:rsidRDefault="009D516C" w:rsidP="001012C3">
            <w:pPr>
              <w:rPr>
                <w:rFonts w:eastAsia="Calibri"/>
              </w:rPr>
            </w:pPr>
            <w:r>
              <w:rPr>
                <w:rFonts w:eastAsia="Calibri"/>
              </w:rPr>
              <w:t>E2300567</w:t>
            </w:r>
          </w:p>
        </w:tc>
        <w:tc>
          <w:tcPr>
            <w:tcW w:w="2610" w:type="dxa"/>
            <w:tcBorders>
              <w:top w:val="nil"/>
              <w:left w:val="single" w:sz="4" w:space="0" w:color="auto"/>
              <w:bottom w:val="nil"/>
              <w:right w:val="single" w:sz="4" w:space="0" w:color="auto"/>
            </w:tcBorders>
            <w:vAlign w:val="center"/>
          </w:tcPr>
          <w:p w14:paraId="5360EDEE" w14:textId="77777777" w:rsidR="009D516C" w:rsidRPr="00BC7FEE" w:rsidRDefault="009D516C" w:rsidP="001012C3">
            <w:pPr>
              <w:rPr>
                <w:rFonts w:eastAsia="Calibri"/>
              </w:rPr>
            </w:pPr>
          </w:p>
        </w:tc>
      </w:tr>
      <w:tr w:rsidR="009D516C" w:rsidRPr="00BC7FEE" w14:paraId="2001C245" w14:textId="77777777" w:rsidTr="001012C3">
        <w:trPr>
          <w:trHeight w:val="576"/>
        </w:trPr>
        <w:tc>
          <w:tcPr>
            <w:tcW w:w="4428" w:type="dxa"/>
            <w:vAlign w:val="center"/>
          </w:tcPr>
          <w:p w14:paraId="09DED394" w14:textId="77777777" w:rsidR="009D516C" w:rsidRPr="00BC7FEE" w:rsidRDefault="009D516C" w:rsidP="001012C3">
            <w:pPr>
              <w:rPr>
                <w:rFonts w:eastAsia="Calibri"/>
              </w:rPr>
            </w:pPr>
            <w:proofErr w:type="spellStart"/>
            <w:r>
              <w:rPr>
                <w:rFonts w:eastAsia="Calibri"/>
              </w:rPr>
              <w:t>Buddhiman</w:t>
            </w:r>
            <w:proofErr w:type="spellEnd"/>
            <w:r>
              <w:rPr>
                <w:rFonts w:eastAsia="Calibri"/>
              </w:rPr>
              <w:t xml:space="preserve"> </w:t>
            </w:r>
            <w:proofErr w:type="gramStart"/>
            <w:r>
              <w:rPr>
                <w:rFonts w:eastAsia="Calibri"/>
              </w:rPr>
              <w:t>B.K</w:t>
            </w:r>
            <w:proofErr w:type="gramEnd"/>
          </w:p>
        </w:tc>
        <w:tc>
          <w:tcPr>
            <w:tcW w:w="2250" w:type="dxa"/>
            <w:tcBorders>
              <w:right w:val="single" w:sz="4" w:space="0" w:color="auto"/>
            </w:tcBorders>
            <w:vAlign w:val="center"/>
          </w:tcPr>
          <w:p w14:paraId="446780E6" w14:textId="77777777" w:rsidR="009D516C" w:rsidRPr="00BC7FEE" w:rsidRDefault="009D516C" w:rsidP="001012C3">
            <w:pPr>
              <w:rPr>
                <w:rFonts w:eastAsia="Calibri"/>
              </w:rPr>
            </w:pPr>
            <w:r>
              <w:rPr>
                <w:rFonts w:eastAsia="Calibri"/>
              </w:rPr>
              <w:t>E2400004</w:t>
            </w:r>
          </w:p>
        </w:tc>
        <w:tc>
          <w:tcPr>
            <w:tcW w:w="2610" w:type="dxa"/>
            <w:tcBorders>
              <w:top w:val="nil"/>
              <w:left w:val="single" w:sz="4" w:space="0" w:color="auto"/>
              <w:bottom w:val="nil"/>
              <w:right w:val="single" w:sz="4" w:space="0" w:color="auto"/>
            </w:tcBorders>
            <w:vAlign w:val="center"/>
          </w:tcPr>
          <w:p w14:paraId="51C8D0DE" w14:textId="77777777" w:rsidR="009D516C" w:rsidRPr="00BC7FEE" w:rsidRDefault="009D516C" w:rsidP="001012C3">
            <w:pPr>
              <w:rPr>
                <w:rFonts w:eastAsia="Calibri"/>
              </w:rPr>
            </w:pPr>
          </w:p>
        </w:tc>
      </w:tr>
      <w:tr w:rsidR="009D516C" w:rsidRPr="00BC7FEE" w14:paraId="0AE9070A" w14:textId="77777777" w:rsidTr="001012C3">
        <w:trPr>
          <w:trHeight w:val="576"/>
        </w:trPr>
        <w:tc>
          <w:tcPr>
            <w:tcW w:w="4428" w:type="dxa"/>
            <w:vAlign w:val="center"/>
          </w:tcPr>
          <w:p w14:paraId="7E86A0F0" w14:textId="77777777" w:rsidR="009D516C" w:rsidRPr="00BC7FEE" w:rsidRDefault="009D516C" w:rsidP="001012C3">
            <w:pPr>
              <w:rPr>
                <w:rFonts w:eastAsia="Calibri"/>
              </w:rPr>
            </w:pPr>
            <w:r>
              <w:rPr>
                <w:rFonts w:eastAsia="Calibri"/>
              </w:rPr>
              <w:t>Ganesh Wagle</w:t>
            </w:r>
          </w:p>
        </w:tc>
        <w:tc>
          <w:tcPr>
            <w:tcW w:w="2250" w:type="dxa"/>
            <w:tcBorders>
              <w:right w:val="single" w:sz="4" w:space="0" w:color="auto"/>
            </w:tcBorders>
            <w:vAlign w:val="center"/>
          </w:tcPr>
          <w:p w14:paraId="0DD90928" w14:textId="77777777" w:rsidR="009D516C" w:rsidRPr="00BC7FEE" w:rsidRDefault="009D516C" w:rsidP="001012C3">
            <w:pPr>
              <w:rPr>
                <w:rFonts w:eastAsia="Calibri"/>
              </w:rPr>
            </w:pPr>
            <w:r>
              <w:rPr>
                <w:rFonts w:eastAsia="Calibri"/>
              </w:rPr>
              <w:t>E2400037</w:t>
            </w:r>
          </w:p>
        </w:tc>
        <w:tc>
          <w:tcPr>
            <w:tcW w:w="2610" w:type="dxa"/>
            <w:tcBorders>
              <w:top w:val="nil"/>
              <w:left w:val="single" w:sz="4" w:space="0" w:color="auto"/>
              <w:bottom w:val="nil"/>
              <w:right w:val="single" w:sz="4" w:space="0" w:color="auto"/>
            </w:tcBorders>
            <w:vAlign w:val="center"/>
          </w:tcPr>
          <w:p w14:paraId="5A4101A5" w14:textId="77777777" w:rsidR="009D516C" w:rsidRPr="00BC7FEE" w:rsidRDefault="009D516C" w:rsidP="001012C3">
            <w:pPr>
              <w:rPr>
                <w:rFonts w:eastAsia="Calibri"/>
              </w:rPr>
            </w:pPr>
          </w:p>
        </w:tc>
      </w:tr>
      <w:tr w:rsidR="009D516C" w:rsidRPr="00BC7FEE" w14:paraId="2EFB3692" w14:textId="77777777" w:rsidTr="001012C3">
        <w:trPr>
          <w:trHeight w:val="576"/>
        </w:trPr>
        <w:tc>
          <w:tcPr>
            <w:tcW w:w="4428" w:type="dxa"/>
            <w:vAlign w:val="center"/>
          </w:tcPr>
          <w:p w14:paraId="28BFB3EC" w14:textId="77777777" w:rsidR="009D516C" w:rsidRPr="00BC7FEE" w:rsidRDefault="009D516C" w:rsidP="001012C3">
            <w:pPr>
              <w:rPr>
                <w:rFonts w:eastAsia="Calibri"/>
              </w:rPr>
            </w:pPr>
          </w:p>
        </w:tc>
        <w:tc>
          <w:tcPr>
            <w:tcW w:w="2250" w:type="dxa"/>
            <w:tcBorders>
              <w:right w:val="single" w:sz="4" w:space="0" w:color="auto"/>
            </w:tcBorders>
            <w:vAlign w:val="center"/>
          </w:tcPr>
          <w:p w14:paraId="5D661B6E" w14:textId="77777777" w:rsidR="009D516C" w:rsidRPr="00BC7FEE" w:rsidRDefault="009D516C" w:rsidP="001012C3">
            <w:pPr>
              <w:rPr>
                <w:rFonts w:eastAsia="Calibri"/>
              </w:rPr>
            </w:pPr>
          </w:p>
        </w:tc>
        <w:tc>
          <w:tcPr>
            <w:tcW w:w="2610" w:type="dxa"/>
            <w:tcBorders>
              <w:top w:val="nil"/>
              <w:left w:val="single" w:sz="4" w:space="0" w:color="auto"/>
              <w:bottom w:val="nil"/>
              <w:right w:val="single" w:sz="4" w:space="0" w:color="auto"/>
            </w:tcBorders>
            <w:vAlign w:val="center"/>
          </w:tcPr>
          <w:p w14:paraId="31373BBB" w14:textId="77777777" w:rsidR="009D516C" w:rsidRPr="00BC7FEE" w:rsidRDefault="009D516C" w:rsidP="001012C3">
            <w:pPr>
              <w:rPr>
                <w:rFonts w:eastAsia="Calibri"/>
              </w:rPr>
            </w:pPr>
          </w:p>
        </w:tc>
      </w:tr>
    </w:tbl>
    <w:p w14:paraId="76695D5F" w14:textId="77777777" w:rsidR="009D516C" w:rsidRPr="00BC7FEE" w:rsidRDefault="009D516C" w:rsidP="009D516C">
      <w:pPr>
        <w:rPr>
          <w:rFonts w:eastAsia="Calibri"/>
        </w:rPr>
      </w:pPr>
    </w:p>
    <w:tbl>
      <w:tblPr>
        <w:tblStyle w:val="TableGrid1"/>
        <w:tblW w:w="9288" w:type="dxa"/>
        <w:tblLook w:val="04A0" w:firstRow="1" w:lastRow="0" w:firstColumn="1" w:lastColumn="0" w:noHBand="0" w:noVBand="1"/>
      </w:tblPr>
      <w:tblGrid>
        <w:gridCol w:w="2935"/>
        <w:gridCol w:w="3813"/>
        <w:gridCol w:w="2540"/>
      </w:tblGrid>
      <w:tr w:rsidR="009D516C" w:rsidRPr="00BC7FEE" w14:paraId="07074BE8" w14:textId="77777777" w:rsidTr="001012C3">
        <w:trPr>
          <w:trHeight w:val="288"/>
        </w:trPr>
        <w:tc>
          <w:tcPr>
            <w:tcW w:w="674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2FF9A7" w14:textId="77777777" w:rsidR="009D516C" w:rsidRPr="00BC7FEE" w:rsidRDefault="009D516C" w:rsidP="001012C3">
            <w:pPr>
              <w:rPr>
                <w:rFonts w:eastAsia="Calibri"/>
              </w:rPr>
            </w:pPr>
            <w:r w:rsidRPr="00BC7FEE">
              <w:rPr>
                <w:rFonts w:eastAsia="Calibri"/>
                <w:b/>
              </w:rPr>
              <w:t>Module/Subject Information</w:t>
            </w:r>
          </w:p>
        </w:tc>
        <w:tc>
          <w:tcPr>
            <w:tcW w:w="2540" w:type="dxa"/>
            <w:tcBorders>
              <w:top w:val="single" w:sz="4" w:space="0" w:color="auto"/>
              <w:left w:val="single" w:sz="4" w:space="0" w:color="auto"/>
              <w:bottom w:val="nil"/>
              <w:right w:val="single" w:sz="4" w:space="0" w:color="auto"/>
            </w:tcBorders>
            <w:vAlign w:val="center"/>
          </w:tcPr>
          <w:p w14:paraId="22894420" w14:textId="77777777" w:rsidR="009D516C" w:rsidRPr="00BC7FEE" w:rsidRDefault="009D516C" w:rsidP="001012C3">
            <w:pPr>
              <w:jc w:val="center"/>
              <w:rPr>
                <w:rFonts w:eastAsia="Calibri"/>
                <w:b/>
              </w:rPr>
            </w:pPr>
            <w:r w:rsidRPr="00BC7FEE">
              <w:rPr>
                <w:rFonts w:eastAsia="Calibri"/>
                <w:b/>
              </w:rPr>
              <w:t>Office Acknowledgement</w:t>
            </w:r>
          </w:p>
        </w:tc>
      </w:tr>
      <w:tr w:rsidR="009D516C" w:rsidRPr="00BC7FEE" w14:paraId="34FAF410" w14:textId="77777777" w:rsidTr="001012C3">
        <w:trPr>
          <w:trHeight w:val="432"/>
        </w:trPr>
        <w:tc>
          <w:tcPr>
            <w:tcW w:w="2935" w:type="dxa"/>
            <w:tcBorders>
              <w:top w:val="single" w:sz="4" w:space="0" w:color="auto"/>
            </w:tcBorders>
            <w:vAlign w:val="center"/>
          </w:tcPr>
          <w:p w14:paraId="3DF7B350" w14:textId="77777777" w:rsidR="009D516C" w:rsidRPr="00BC7FEE" w:rsidRDefault="009D516C" w:rsidP="001012C3">
            <w:pPr>
              <w:rPr>
                <w:rFonts w:eastAsia="Calibri"/>
                <w:b/>
              </w:rPr>
            </w:pPr>
            <w:r w:rsidRPr="00BC7FEE">
              <w:rPr>
                <w:rFonts w:eastAsia="Calibri"/>
                <w:b/>
              </w:rPr>
              <w:t>Module/Subject Code</w:t>
            </w:r>
          </w:p>
        </w:tc>
        <w:tc>
          <w:tcPr>
            <w:tcW w:w="3813" w:type="dxa"/>
            <w:tcBorders>
              <w:top w:val="single" w:sz="4" w:space="0" w:color="auto"/>
              <w:right w:val="single" w:sz="4" w:space="0" w:color="auto"/>
            </w:tcBorders>
            <w:vAlign w:val="center"/>
          </w:tcPr>
          <w:p w14:paraId="62A6C818" w14:textId="77777777" w:rsidR="009D516C" w:rsidRPr="00BC7FEE" w:rsidRDefault="009D516C" w:rsidP="001012C3">
            <w:pPr>
              <w:rPr>
                <w:rFonts w:eastAsia="Calibri"/>
              </w:rPr>
            </w:pPr>
            <w:r w:rsidRPr="00BC7FEE">
              <w:rPr>
                <w:rFonts w:eastAsia="Calibri"/>
              </w:rPr>
              <w:t>BIT</w:t>
            </w:r>
            <w:r>
              <w:rPr>
                <w:rFonts w:eastAsia="Calibri"/>
              </w:rPr>
              <w:t>216</w:t>
            </w:r>
          </w:p>
        </w:tc>
        <w:tc>
          <w:tcPr>
            <w:tcW w:w="2540" w:type="dxa"/>
            <w:tcBorders>
              <w:top w:val="nil"/>
              <w:left w:val="single" w:sz="4" w:space="0" w:color="auto"/>
              <w:bottom w:val="nil"/>
              <w:right w:val="single" w:sz="4" w:space="0" w:color="auto"/>
            </w:tcBorders>
            <w:vAlign w:val="center"/>
          </w:tcPr>
          <w:p w14:paraId="33573E3A" w14:textId="77777777" w:rsidR="009D516C" w:rsidRPr="00BC7FEE" w:rsidRDefault="009D516C" w:rsidP="001012C3">
            <w:pPr>
              <w:rPr>
                <w:rFonts w:eastAsia="Calibri"/>
              </w:rPr>
            </w:pPr>
          </w:p>
        </w:tc>
      </w:tr>
      <w:tr w:rsidR="009D516C" w:rsidRPr="00BC7FEE" w14:paraId="56D6F6DB" w14:textId="77777777" w:rsidTr="001012C3">
        <w:trPr>
          <w:trHeight w:val="432"/>
        </w:trPr>
        <w:tc>
          <w:tcPr>
            <w:tcW w:w="2935" w:type="dxa"/>
            <w:vAlign w:val="center"/>
          </w:tcPr>
          <w:p w14:paraId="1A71DE1C" w14:textId="77777777" w:rsidR="009D516C" w:rsidRPr="00BC7FEE" w:rsidRDefault="009D516C" w:rsidP="001012C3">
            <w:pPr>
              <w:rPr>
                <w:rFonts w:eastAsia="Calibri"/>
                <w:b/>
              </w:rPr>
            </w:pPr>
            <w:r w:rsidRPr="00BC7FEE">
              <w:rPr>
                <w:rFonts w:eastAsia="Calibri"/>
                <w:b/>
              </w:rPr>
              <w:t>Module/Subject Name</w:t>
            </w:r>
          </w:p>
        </w:tc>
        <w:tc>
          <w:tcPr>
            <w:tcW w:w="3813" w:type="dxa"/>
            <w:tcBorders>
              <w:right w:val="single" w:sz="4" w:space="0" w:color="auto"/>
            </w:tcBorders>
            <w:vAlign w:val="center"/>
          </w:tcPr>
          <w:p w14:paraId="1D6298EA" w14:textId="77777777" w:rsidR="009D516C" w:rsidRPr="00BC7FEE" w:rsidRDefault="009D516C" w:rsidP="001012C3">
            <w:pPr>
              <w:rPr>
                <w:rFonts w:eastAsia="Calibri"/>
              </w:rPr>
            </w:pPr>
            <w:r>
              <w:rPr>
                <w:rFonts w:eastAsia="Calibri"/>
              </w:rPr>
              <w:t>Software Engineering Principles</w:t>
            </w:r>
          </w:p>
        </w:tc>
        <w:tc>
          <w:tcPr>
            <w:tcW w:w="2540" w:type="dxa"/>
            <w:tcBorders>
              <w:top w:val="nil"/>
              <w:left w:val="single" w:sz="4" w:space="0" w:color="auto"/>
              <w:bottom w:val="nil"/>
              <w:right w:val="single" w:sz="4" w:space="0" w:color="auto"/>
            </w:tcBorders>
            <w:vAlign w:val="center"/>
          </w:tcPr>
          <w:p w14:paraId="6A90FA15" w14:textId="77777777" w:rsidR="009D516C" w:rsidRPr="00BC7FEE" w:rsidRDefault="009D516C" w:rsidP="001012C3">
            <w:pPr>
              <w:rPr>
                <w:rFonts w:eastAsia="Calibri"/>
              </w:rPr>
            </w:pPr>
          </w:p>
        </w:tc>
      </w:tr>
      <w:tr w:rsidR="009D516C" w:rsidRPr="00BC7FEE" w14:paraId="0A8066CD" w14:textId="77777777" w:rsidTr="001012C3">
        <w:trPr>
          <w:trHeight w:val="432"/>
        </w:trPr>
        <w:tc>
          <w:tcPr>
            <w:tcW w:w="2935" w:type="dxa"/>
            <w:vAlign w:val="center"/>
          </w:tcPr>
          <w:p w14:paraId="0FC919BC" w14:textId="77777777" w:rsidR="009D516C" w:rsidRPr="00BC7FEE" w:rsidRDefault="009D516C" w:rsidP="001012C3">
            <w:pPr>
              <w:rPr>
                <w:rFonts w:eastAsia="Calibri"/>
                <w:b/>
              </w:rPr>
            </w:pPr>
            <w:r w:rsidRPr="00BC7FEE">
              <w:rPr>
                <w:rFonts w:eastAsia="Calibri"/>
                <w:b/>
              </w:rPr>
              <w:t>Lecturer/Tutor/Facilitator</w:t>
            </w:r>
          </w:p>
        </w:tc>
        <w:tc>
          <w:tcPr>
            <w:tcW w:w="3813" w:type="dxa"/>
            <w:tcBorders>
              <w:right w:val="single" w:sz="4" w:space="0" w:color="auto"/>
            </w:tcBorders>
            <w:vAlign w:val="center"/>
          </w:tcPr>
          <w:p w14:paraId="30ED0389" w14:textId="77777777" w:rsidR="009D516C" w:rsidRPr="00BC7FEE" w:rsidRDefault="009D516C" w:rsidP="001012C3">
            <w:pPr>
              <w:rPr>
                <w:rFonts w:eastAsia="Calibri"/>
              </w:rPr>
            </w:pPr>
            <w:r>
              <w:rPr>
                <w:rFonts w:eastAsia="Calibri"/>
              </w:rPr>
              <w:t xml:space="preserve">Sudeep Lal </w:t>
            </w:r>
            <w:proofErr w:type="spellStart"/>
            <w:r>
              <w:rPr>
                <w:rFonts w:eastAsia="Calibri"/>
              </w:rPr>
              <w:t>Bajimaya</w:t>
            </w:r>
            <w:proofErr w:type="spellEnd"/>
          </w:p>
        </w:tc>
        <w:tc>
          <w:tcPr>
            <w:tcW w:w="2540" w:type="dxa"/>
            <w:tcBorders>
              <w:top w:val="nil"/>
              <w:left w:val="single" w:sz="4" w:space="0" w:color="auto"/>
              <w:bottom w:val="nil"/>
              <w:right w:val="single" w:sz="4" w:space="0" w:color="auto"/>
            </w:tcBorders>
            <w:vAlign w:val="center"/>
          </w:tcPr>
          <w:p w14:paraId="0FAD6821" w14:textId="77777777" w:rsidR="009D516C" w:rsidRPr="00BC7FEE" w:rsidRDefault="009D516C" w:rsidP="001012C3">
            <w:pPr>
              <w:rPr>
                <w:rFonts w:eastAsia="Calibri"/>
              </w:rPr>
            </w:pPr>
          </w:p>
        </w:tc>
      </w:tr>
      <w:tr w:rsidR="009D516C" w:rsidRPr="00BC7FEE" w14:paraId="23ADAE03" w14:textId="77777777" w:rsidTr="001012C3">
        <w:trPr>
          <w:trHeight w:val="432"/>
        </w:trPr>
        <w:tc>
          <w:tcPr>
            <w:tcW w:w="2935" w:type="dxa"/>
            <w:vAlign w:val="center"/>
          </w:tcPr>
          <w:p w14:paraId="7AF46B69" w14:textId="77777777" w:rsidR="009D516C" w:rsidRPr="00BC7FEE" w:rsidRDefault="009D516C" w:rsidP="001012C3">
            <w:pPr>
              <w:rPr>
                <w:rFonts w:eastAsia="Calibri"/>
                <w:b/>
              </w:rPr>
            </w:pPr>
            <w:r w:rsidRPr="00BC7FEE">
              <w:rPr>
                <w:rFonts w:eastAsia="Calibri"/>
                <w:b/>
              </w:rPr>
              <w:t>Due Date</w:t>
            </w:r>
          </w:p>
        </w:tc>
        <w:tc>
          <w:tcPr>
            <w:tcW w:w="3813" w:type="dxa"/>
            <w:tcBorders>
              <w:right w:val="single" w:sz="4" w:space="0" w:color="auto"/>
            </w:tcBorders>
            <w:vAlign w:val="center"/>
          </w:tcPr>
          <w:p w14:paraId="0DC98A0B" w14:textId="77777777" w:rsidR="009D516C" w:rsidRPr="00BC7FEE" w:rsidRDefault="009D516C" w:rsidP="001012C3">
            <w:pPr>
              <w:rPr>
                <w:rFonts w:eastAsia="Calibri"/>
              </w:rPr>
            </w:pPr>
            <w:r>
              <w:rPr>
                <w:rFonts w:eastAsia="Calibri"/>
              </w:rPr>
              <w:t>12 June 2026</w:t>
            </w:r>
          </w:p>
        </w:tc>
        <w:tc>
          <w:tcPr>
            <w:tcW w:w="2540" w:type="dxa"/>
            <w:tcBorders>
              <w:top w:val="nil"/>
              <w:left w:val="single" w:sz="4" w:space="0" w:color="auto"/>
              <w:bottom w:val="nil"/>
              <w:right w:val="single" w:sz="4" w:space="0" w:color="auto"/>
            </w:tcBorders>
            <w:vAlign w:val="center"/>
          </w:tcPr>
          <w:p w14:paraId="07C174E2" w14:textId="77777777" w:rsidR="009D516C" w:rsidRPr="00BC7FEE" w:rsidRDefault="009D516C" w:rsidP="001012C3">
            <w:pPr>
              <w:rPr>
                <w:rFonts w:eastAsia="Calibri"/>
                <w:b/>
              </w:rPr>
            </w:pPr>
          </w:p>
        </w:tc>
      </w:tr>
      <w:tr w:rsidR="009D516C" w:rsidRPr="00BC7FEE" w14:paraId="643F2055" w14:textId="77777777" w:rsidTr="001012C3">
        <w:trPr>
          <w:trHeight w:val="432"/>
        </w:trPr>
        <w:tc>
          <w:tcPr>
            <w:tcW w:w="2935" w:type="dxa"/>
            <w:vAlign w:val="center"/>
          </w:tcPr>
          <w:p w14:paraId="58F96D80" w14:textId="77777777" w:rsidR="009D516C" w:rsidRPr="00BC7FEE" w:rsidRDefault="009D516C" w:rsidP="001012C3">
            <w:pPr>
              <w:rPr>
                <w:rFonts w:eastAsia="Calibri"/>
                <w:b/>
              </w:rPr>
            </w:pPr>
            <w:r w:rsidRPr="00BC7FEE">
              <w:rPr>
                <w:rFonts w:eastAsia="Calibri"/>
                <w:b/>
              </w:rPr>
              <w:t>Assignment Title/Topic</w:t>
            </w:r>
          </w:p>
        </w:tc>
        <w:tc>
          <w:tcPr>
            <w:tcW w:w="3813" w:type="dxa"/>
            <w:tcBorders>
              <w:right w:val="single" w:sz="4" w:space="0" w:color="auto"/>
            </w:tcBorders>
            <w:vAlign w:val="center"/>
          </w:tcPr>
          <w:p w14:paraId="73EA9B1E" w14:textId="77777777" w:rsidR="009D516C" w:rsidRPr="00BC7FEE" w:rsidRDefault="009D516C" w:rsidP="001012C3">
            <w:pPr>
              <w:rPr>
                <w:rFonts w:eastAsia="Calibri"/>
              </w:rPr>
            </w:pPr>
            <w:r w:rsidRPr="00BC7FEE">
              <w:rPr>
                <w:rFonts w:eastAsia="Calibri"/>
              </w:rPr>
              <w:t>Assignment 1</w:t>
            </w:r>
            <w:r>
              <w:rPr>
                <w:rFonts w:eastAsia="Calibri"/>
              </w:rPr>
              <w:t xml:space="preserve"> - Task 1</w:t>
            </w:r>
          </w:p>
        </w:tc>
        <w:tc>
          <w:tcPr>
            <w:tcW w:w="2540" w:type="dxa"/>
            <w:tcBorders>
              <w:top w:val="nil"/>
              <w:left w:val="single" w:sz="4" w:space="0" w:color="auto"/>
              <w:bottom w:val="nil"/>
              <w:right w:val="single" w:sz="4" w:space="0" w:color="auto"/>
            </w:tcBorders>
            <w:vAlign w:val="center"/>
          </w:tcPr>
          <w:p w14:paraId="0A4DC304" w14:textId="77777777" w:rsidR="009D516C" w:rsidRPr="00BC7FEE" w:rsidRDefault="009D516C" w:rsidP="001012C3">
            <w:pPr>
              <w:rPr>
                <w:rFonts w:eastAsia="Calibri"/>
                <w:b/>
              </w:rPr>
            </w:pPr>
          </w:p>
        </w:tc>
      </w:tr>
      <w:tr w:rsidR="009D516C" w:rsidRPr="00BC7FEE" w14:paraId="65ED044A" w14:textId="77777777" w:rsidTr="001012C3">
        <w:trPr>
          <w:trHeight w:val="512"/>
        </w:trPr>
        <w:tc>
          <w:tcPr>
            <w:tcW w:w="2935" w:type="dxa"/>
            <w:vAlign w:val="center"/>
          </w:tcPr>
          <w:p w14:paraId="64C83957" w14:textId="77777777" w:rsidR="009D516C" w:rsidRPr="00BC7FEE" w:rsidRDefault="009D516C" w:rsidP="001012C3">
            <w:pPr>
              <w:rPr>
                <w:rFonts w:eastAsia="Calibri"/>
                <w:b/>
              </w:rPr>
            </w:pPr>
            <w:r w:rsidRPr="00BC7FEE">
              <w:rPr>
                <w:rFonts w:eastAsia="Calibri"/>
                <w:b/>
              </w:rPr>
              <w:t>Intake (where applicable)</w:t>
            </w:r>
          </w:p>
        </w:tc>
        <w:tc>
          <w:tcPr>
            <w:tcW w:w="3813" w:type="dxa"/>
            <w:tcBorders>
              <w:right w:val="single" w:sz="4" w:space="0" w:color="auto"/>
            </w:tcBorders>
            <w:vAlign w:val="center"/>
          </w:tcPr>
          <w:p w14:paraId="704C9DFD" w14:textId="77777777" w:rsidR="009D516C" w:rsidRPr="00BC7FEE" w:rsidRDefault="009D516C" w:rsidP="001012C3">
            <w:pPr>
              <w:rPr>
                <w:rFonts w:eastAsia="Calibri"/>
              </w:rPr>
            </w:pPr>
          </w:p>
        </w:tc>
        <w:tc>
          <w:tcPr>
            <w:tcW w:w="2540" w:type="dxa"/>
            <w:tcBorders>
              <w:top w:val="nil"/>
              <w:left w:val="single" w:sz="4" w:space="0" w:color="auto"/>
              <w:bottom w:val="nil"/>
              <w:right w:val="single" w:sz="4" w:space="0" w:color="auto"/>
            </w:tcBorders>
            <w:vAlign w:val="center"/>
          </w:tcPr>
          <w:p w14:paraId="4655D584" w14:textId="77777777" w:rsidR="009D516C" w:rsidRPr="00BC7FEE" w:rsidRDefault="009D516C" w:rsidP="001012C3">
            <w:pPr>
              <w:rPr>
                <w:rFonts w:eastAsia="Calibri"/>
                <w:b/>
              </w:rPr>
            </w:pPr>
          </w:p>
        </w:tc>
      </w:tr>
      <w:tr w:rsidR="009D516C" w:rsidRPr="00BC7FEE" w14:paraId="7E6416CF" w14:textId="77777777" w:rsidTr="001012C3">
        <w:trPr>
          <w:trHeight w:val="476"/>
        </w:trPr>
        <w:tc>
          <w:tcPr>
            <w:tcW w:w="2935" w:type="dxa"/>
            <w:vAlign w:val="center"/>
          </w:tcPr>
          <w:p w14:paraId="50CA74D5" w14:textId="77777777" w:rsidR="009D516C" w:rsidRPr="00BC7FEE" w:rsidRDefault="009D516C" w:rsidP="001012C3">
            <w:pPr>
              <w:rPr>
                <w:rFonts w:eastAsia="Calibri"/>
                <w:b/>
              </w:rPr>
            </w:pPr>
            <w:r w:rsidRPr="00BC7FEE">
              <w:rPr>
                <w:rFonts w:eastAsia="Calibri"/>
                <w:b/>
              </w:rPr>
              <w:t>Word Count</w:t>
            </w:r>
          </w:p>
        </w:tc>
        <w:tc>
          <w:tcPr>
            <w:tcW w:w="3813" w:type="dxa"/>
            <w:tcBorders>
              <w:right w:val="single" w:sz="4" w:space="0" w:color="auto"/>
            </w:tcBorders>
            <w:vAlign w:val="center"/>
          </w:tcPr>
          <w:p w14:paraId="01F0E314" w14:textId="77777777" w:rsidR="009D516C" w:rsidRPr="00BC7FEE" w:rsidRDefault="009D516C" w:rsidP="001012C3">
            <w:pPr>
              <w:rPr>
                <w:rFonts w:eastAsia="Calibri"/>
              </w:rPr>
            </w:pPr>
            <w:r w:rsidRPr="00BC7FEE">
              <w:rPr>
                <w:rFonts w:eastAsia="Calibri"/>
              </w:rPr>
              <w:t>n/a</w:t>
            </w:r>
          </w:p>
        </w:tc>
        <w:tc>
          <w:tcPr>
            <w:tcW w:w="2540" w:type="dxa"/>
            <w:tcBorders>
              <w:top w:val="nil"/>
              <w:left w:val="single" w:sz="4" w:space="0" w:color="auto"/>
              <w:bottom w:val="single" w:sz="4" w:space="0" w:color="auto"/>
              <w:right w:val="single" w:sz="4" w:space="0" w:color="auto"/>
            </w:tcBorders>
            <w:vAlign w:val="center"/>
          </w:tcPr>
          <w:p w14:paraId="114425A0" w14:textId="77777777" w:rsidR="009D516C" w:rsidRPr="00BC7FEE" w:rsidRDefault="009D516C" w:rsidP="001012C3">
            <w:pPr>
              <w:jc w:val="center"/>
              <w:rPr>
                <w:rFonts w:eastAsia="Calibri"/>
                <w:b/>
              </w:rPr>
            </w:pPr>
            <w:r w:rsidRPr="00BC7FEE">
              <w:rPr>
                <w:rFonts w:eastAsia="Calibri"/>
                <w:b/>
              </w:rPr>
              <w:t>Date/Time</w:t>
            </w:r>
          </w:p>
        </w:tc>
      </w:tr>
    </w:tbl>
    <w:p w14:paraId="60CBF011" w14:textId="77777777" w:rsidR="009D516C" w:rsidRPr="00BC7FEE" w:rsidRDefault="009D516C" w:rsidP="009D516C">
      <w:pPr>
        <w:tabs>
          <w:tab w:val="left" w:pos="2340"/>
          <w:tab w:val="left" w:pos="5040"/>
        </w:tabs>
        <w:rPr>
          <w:rFonts w:eastAsia="Calibri"/>
        </w:rPr>
      </w:pPr>
    </w:p>
    <w:p w14:paraId="0AC5B989" w14:textId="77777777" w:rsidR="009D516C" w:rsidRPr="00BC7FEE" w:rsidRDefault="009D516C" w:rsidP="009D516C">
      <w:pPr>
        <w:tabs>
          <w:tab w:val="left" w:pos="2340"/>
          <w:tab w:val="left" w:pos="5040"/>
        </w:tabs>
        <w:rPr>
          <w:rFonts w:eastAsia="Calibri"/>
          <w:b/>
        </w:rPr>
      </w:pPr>
      <w:r w:rsidRPr="00BC7FEE">
        <w:rPr>
          <w:rFonts w:eastAsia="Calibri"/>
          <w:b/>
        </w:rPr>
        <w:t>Declaration</w:t>
      </w:r>
    </w:p>
    <w:p w14:paraId="5E6B6BD3" w14:textId="77777777" w:rsidR="009D516C" w:rsidRPr="00BC7FEE" w:rsidRDefault="009D516C" w:rsidP="009D516C">
      <w:pPr>
        <w:numPr>
          <w:ilvl w:val="0"/>
          <w:numId w:val="1"/>
        </w:numPr>
        <w:tabs>
          <w:tab w:val="left" w:pos="2340"/>
          <w:tab w:val="left" w:pos="5040"/>
        </w:tabs>
        <w:spacing w:line="276" w:lineRule="auto"/>
        <w:ind w:left="360"/>
        <w:contextualSpacing/>
        <w:jc w:val="both"/>
        <w:rPr>
          <w:rFonts w:eastAsia="Calibri"/>
        </w:rPr>
      </w:pPr>
      <w:r w:rsidRPr="00BC7FEE">
        <w:rPr>
          <w:rFonts w:eastAsia="Calibri"/>
        </w:rPr>
        <w:t xml:space="preserve">I/We have read and understood the </w:t>
      </w:r>
      <w:proofErr w:type="spellStart"/>
      <w:r w:rsidRPr="00BC7FEE">
        <w:rPr>
          <w:rFonts w:eastAsia="Calibri"/>
        </w:rPr>
        <w:t>Programme</w:t>
      </w:r>
      <w:proofErr w:type="spellEnd"/>
      <w:r w:rsidRPr="00BC7FEE">
        <w:rPr>
          <w:rFonts w:eastAsia="Calibri"/>
        </w:rPr>
        <w:t xml:space="preserve"> Handbook that </w:t>
      </w:r>
      <w:proofErr w:type="gramStart"/>
      <w:r w:rsidRPr="00BC7FEE">
        <w:rPr>
          <w:rFonts w:eastAsia="Calibri"/>
        </w:rPr>
        <w:t>explains on</w:t>
      </w:r>
      <w:proofErr w:type="gramEnd"/>
      <w:r w:rsidRPr="00BC7FEE">
        <w:rPr>
          <w:rFonts w:eastAsia="Calibri"/>
        </w:rPr>
        <w:t xml:space="preserve"> </w:t>
      </w:r>
      <w:r w:rsidRPr="00BC7FEE">
        <w:rPr>
          <w:rFonts w:eastAsia="Calibri"/>
          <w:b/>
        </w:rPr>
        <w:t>plagiarism</w:t>
      </w:r>
      <w:r w:rsidRPr="00BC7FEE">
        <w:rPr>
          <w:rFonts w:eastAsia="Calibri"/>
        </w:rPr>
        <w:t>, and I/we testify that, unless otherwise acknowledged, the work submitted herein is entirely my/our own.</w:t>
      </w:r>
    </w:p>
    <w:p w14:paraId="5A145A30" w14:textId="77777777" w:rsidR="009D516C" w:rsidRPr="00BC7FEE" w:rsidRDefault="009D516C" w:rsidP="009D516C">
      <w:pPr>
        <w:numPr>
          <w:ilvl w:val="0"/>
          <w:numId w:val="1"/>
        </w:numPr>
        <w:tabs>
          <w:tab w:val="left" w:pos="2340"/>
          <w:tab w:val="left" w:pos="5040"/>
        </w:tabs>
        <w:spacing w:line="276" w:lineRule="auto"/>
        <w:ind w:left="360"/>
        <w:contextualSpacing/>
        <w:jc w:val="both"/>
        <w:rPr>
          <w:rFonts w:eastAsia="Calibri"/>
        </w:rPr>
      </w:pPr>
      <w:r w:rsidRPr="00BC7FEE">
        <w:rPr>
          <w:rFonts w:eastAsia="Calibri"/>
        </w:rPr>
        <w:t>I/We declare that no part of this assignment has been written for me/us by any other person(s) except where such collaboration has been authorized by the lecturer concerned.</w:t>
      </w:r>
    </w:p>
    <w:p w14:paraId="59D4C9CA" w14:textId="77777777" w:rsidR="009D516C" w:rsidRPr="00BC7FEE" w:rsidRDefault="009D516C" w:rsidP="009D516C">
      <w:pPr>
        <w:numPr>
          <w:ilvl w:val="0"/>
          <w:numId w:val="1"/>
        </w:numPr>
        <w:tabs>
          <w:tab w:val="left" w:pos="2340"/>
          <w:tab w:val="left" w:pos="5040"/>
        </w:tabs>
        <w:spacing w:line="276" w:lineRule="auto"/>
        <w:ind w:left="360"/>
        <w:contextualSpacing/>
        <w:jc w:val="both"/>
        <w:rPr>
          <w:rFonts w:eastAsia="Calibri"/>
        </w:rPr>
      </w:pPr>
      <w:r w:rsidRPr="00BC7FEE">
        <w:rPr>
          <w:rFonts w:eastAsia="Calibri"/>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534E28DE" w14:textId="77777777" w:rsidR="009D516C" w:rsidRPr="00BC7FEE" w:rsidRDefault="009D516C" w:rsidP="009D516C">
      <w:pPr>
        <w:tabs>
          <w:tab w:val="left" w:pos="540"/>
          <w:tab w:val="left" w:pos="2340"/>
          <w:tab w:val="left" w:pos="5040"/>
        </w:tabs>
        <w:ind w:left="810" w:hanging="810"/>
        <w:jc w:val="both"/>
        <w:rPr>
          <w:rFonts w:eastAsia="Calibri"/>
        </w:rPr>
      </w:pPr>
      <w:r w:rsidRPr="00BC7FEE">
        <w:rPr>
          <w:rFonts w:eastAsia="Calibri"/>
        </w:rPr>
        <w:t>Note:</w:t>
      </w:r>
      <w:r w:rsidRPr="00BC7FEE">
        <w:rPr>
          <w:rFonts w:eastAsia="Calibri"/>
        </w:rPr>
        <w:tab/>
        <w:t>1) The attachment of this statement on any electronically submitted assignments will be deemed to have the same authority as a signed statement.</w:t>
      </w:r>
    </w:p>
    <w:p w14:paraId="7882A85C" w14:textId="77777777" w:rsidR="009D516C" w:rsidRPr="00BC7FEE" w:rsidRDefault="009D516C" w:rsidP="009D516C">
      <w:pPr>
        <w:tabs>
          <w:tab w:val="left" w:pos="540"/>
          <w:tab w:val="left" w:pos="2340"/>
          <w:tab w:val="left" w:pos="5040"/>
        </w:tabs>
        <w:ind w:left="806" w:hanging="806"/>
        <w:jc w:val="both"/>
        <w:rPr>
          <w:rFonts w:eastAsia="Calibri"/>
        </w:rPr>
      </w:pPr>
      <w:r w:rsidRPr="00BC7FEE">
        <w:rPr>
          <w:rFonts w:eastAsia="Calibri"/>
        </w:rPr>
        <w:tab/>
        <w:t>2) The Group Leader signs the declaration on behalf of all members.</w:t>
      </w:r>
    </w:p>
    <w:p w14:paraId="4781B7D9" w14:textId="77777777" w:rsidR="009D516C" w:rsidRPr="00BC7FEE" w:rsidRDefault="009D516C" w:rsidP="009D516C">
      <w:pPr>
        <w:tabs>
          <w:tab w:val="left" w:pos="2340"/>
          <w:tab w:val="left" w:pos="5040"/>
        </w:tabs>
        <w:rPr>
          <w:rFonts w:eastAsia="Calibri"/>
        </w:rPr>
      </w:pPr>
    </w:p>
    <w:tbl>
      <w:tblPr>
        <w:tblStyle w:val="TableGrid1"/>
        <w:tblW w:w="9918" w:type="dxa"/>
        <w:tblLook w:val="04A0" w:firstRow="1" w:lastRow="0" w:firstColumn="1" w:lastColumn="0" w:noHBand="0" w:noVBand="1"/>
      </w:tblPr>
      <w:tblGrid>
        <w:gridCol w:w="6480"/>
        <w:gridCol w:w="3438"/>
      </w:tblGrid>
      <w:tr w:rsidR="009D516C" w:rsidRPr="00BC7FEE" w14:paraId="6E15F7DD" w14:textId="77777777" w:rsidTr="001012C3">
        <w:trPr>
          <w:trHeight w:val="432"/>
        </w:trPr>
        <w:tc>
          <w:tcPr>
            <w:tcW w:w="6480" w:type="dxa"/>
            <w:tcBorders>
              <w:bottom w:val="single" w:sz="4" w:space="0" w:color="auto"/>
            </w:tcBorders>
            <w:vAlign w:val="center"/>
          </w:tcPr>
          <w:p w14:paraId="5676E55C" w14:textId="77777777" w:rsidR="009D516C" w:rsidRPr="00BC7FEE" w:rsidRDefault="009D516C" w:rsidP="001012C3">
            <w:pPr>
              <w:rPr>
                <w:rFonts w:eastAsia="Calibri"/>
              </w:rPr>
            </w:pPr>
            <w:r w:rsidRPr="00BC7FEE">
              <w:rPr>
                <w:rFonts w:eastAsia="Calibri"/>
              </w:rPr>
              <w:t>Signature:</w:t>
            </w:r>
          </w:p>
        </w:tc>
        <w:tc>
          <w:tcPr>
            <w:tcW w:w="3438" w:type="dxa"/>
            <w:vAlign w:val="center"/>
          </w:tcPr>
          <w:p w14:paraId="2A49D8FC" w14:textId="77777777" w:rsidR="009D516C" w:rsidRPr="00BC7FEE" w:rsidRDefault="009D516C" w:rsidP="001012C3">
            <w:pPr>
              <w:rPr>
                <w:rFonts w:eastAsia="Calibri"/>
              </w:rPr>
            </w:pPr>
            <w:r w:rsidRPr="00BC7FEE">
              <w:rPr>
                <w:rFonts w:eastAsia="Calibri"/>
              </w:rPr>
              <w:t>Date:</w:t>
            </w:r>
          </w:p>
        </w:tc>
      </w:tr>
      <w:tr w:rsidR="009D516C" w:rsidRPr="00BC7FEE" w14:paraId="6E768EA4" w14:textId="77777777" w:rsidTr="001012C3">
        <w:trPr>
          <w:trHeight w:val="432"/>
        </w:trPr>
        <w:tc>
          <w:tcPr>
            <w:tcW w:w="6480" w:type="dxa"/>
            <w:tcBorders>
              <w:right w:val="nil"/>
            </w:tcBorders>
            <w:vAlign w:val="center"/>
          </w:tcPr>
          <w:p w14:paraId="5BD2BB97" w14:textId="77777777" w:rsidR="009D516C" w:rsidRPr="00BC7FEE" w:rsidRDefault="009D516C" w:rsidP="001012C3">
            <w:pPr>
              <w:rPr>
                <w:rFonts w:eastAsia="Calibri"/>
              </w:rPr>
            </w:pPr>
            <w:proofErr w:type="gramStart"/>
            <w:r w:rsidRPr="00BC7FEE">
              <w:rPr>
                <w:rFonts w:eastAsia="Calibri"/>
              </w:rPr>
              <w:t>E-mail:</w:t>
            </w:r>
            <w:r>
              <w:rPr>
                <w:rFonts w:eastAsia="Calibri"/>
              </w:rPr>
              <w:t>ganesh.wagle23@midvalley.edu.np</w:t>
            </w:r>
            <w:proofErr w:type="gramEnd"/>
          </w:p>
        </w:tc>
        <w:tc>
          <w:tcPr>
            <w:tcW w:w="3438" w:type="dxa"/>
            <w:tcBorders>
              <w:left w:val="nil"/>
            </w:tcBorders>
            <w:vAlign w:val="center"/>
          </w:tcPr>
          <w:p w14:paraId="3E7375AF" w14:textId="77777777" w:rsidR="009D516C" w:rsidRPr="00BC7FEE" w:rsidRDefault="009D516C" w:rsidP="001012C3">
            <w:pPr>
              <w:rPr>
                <w:rFonts w:eastAsia="Calibri"/>
              </w:rPr>
            </w:pPr>
          </w:p>
        </w:tc>
      </w:tr>
    </w:tbl>
    <w:p w14:paraId="554B2223" w14:textId="600A535A" w:rsidR="009D516C" w:rsidRPr="00BC7FEE" w:rsidRDefault="009D516C" w:rsidP="009D516C">
      <w:pPr>
        <w:pStyle w:val="Body"/>
        <w:spacing w:after="0" w:line="240" w:lineRule="auto"/>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7B835979" wp14:editId="59A31285">
                <wp:simplePos x="0" y="0"/>
                <wp:positionH relativeFrom="column">
                  <wp:posOffset>3667125</wp:posOffset>
                </wp:positionH>
                <wp:positionV relativeFrom="paragraph">
                  <wp:posOffset>64770</wp:posOffset>
                </wp:positionV>
                <wp:extent cx="2530475" cy="676275"/>
                <wp:effectExtent l="0" t="0" r="3175" b="9525"/>
                <wp:wrapNone/>
                <wp:docPr id="18200690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475" cy="676275"/>
                        </a:xfrm>
                        <a:prstGeom prst="rect">
                          <a:avLst/>
                        </a:prstGeom>
                        <a:solidFill>
                          <a:srgbClr val="FFFFFF"/>
                        </a:solidFill>
                        <a:ln w="9525">
                          <a:noFill/>
                          <a:miter lim="800000"/>
                          <a:headEnd/>
                          <a:tailEnd/>
                        </a:ln>
                      </wps:spPr>
                      <wps:txbx>
                        <w:txbxContent>
                          <w:sdt>
                            <w:sdtPr>
                              <w:rPr>
                                <w:sz w:val="20"/>
                              </w:rPr>
                              <w:id w:val="437740"/>
                              <w:docPartObj>
                                <w:docPartGallery w:val="Page Numbers (Bottom of Page)"/>
                                <w:docPartUnique/>
                              </w:docPartObj>
                            </w:sdtPr>
                            <w:sdtEndPr/>
                            <w:sdtContent>
                              <w:sdt>
                                <w:sdtPr>
                                  <w:rPr>
                                    <w:sz w:val="20"/>
                                  </w:rPr>
                                  <w:id w:val="437741"/>
                                  <w:docPartObj>
                                    <w:docPartGallery w:val="Page Numbers (Top of Page)"/>
                                    <w:docPartUnique/>
                                  </w:docPartObj>
                                </w:sdtPr>
                                <w:sdtEndPr/>
                                <w:sdtContent>
                                  <w:p w14:paraId="79BA664B" w14:textId="77777777" w:rsidR="009D516C" w:rsidRPr="009665F7" w:rsidRDefault="009D516C" w:rsidP="009D516C">
                                    <w:pPr>
                                      <w:pStyle w:val="Footer"/>
                                      <w:jc w:val="right"/>
                                      <w:rPr>
                                        <w:sz w:val="20"/>
                                      </w:rPr>
                                    </w:pPr>
                                    <w:r w:rsidRPr="009665F7">
                                      <w:rPr>
                                        <w:i/>
                                        <w:sz w:val="18"/>
                                        <w:szCs w:val="18"/>
                                      </w:rPr>
                                      <w:t>ACA-F-020(010611:01)</w:t>
                                    </w:r>
                                  </w:p>
                                  <w:p w14:paraId="7EF33EC8" w14:textId="77777777" w:rsidR="009D516C" w:rsidRPr="00251BFA" w:rsidRDefault="009D516C" w:rsidP="009D516C">
                                    <w:pPr>
                                      <w:pStyle w:val="Footer"/>
                                      <w:jc w:val="right"/>
                                      <w:rPr>
                                        <w:sz w:val="20"/>
                                      </w:rPr>
                                    </w:pPr>
                                    <w:r w:rsidRPr="00251BFA">
                                      <w:rPr>
                                        <w:sz w:val="20"/>
                                      </w:rPr>
                                      <w:t xml:space="preserve">Page </w:t>
                                    </w:r>
                                    <w:r>
                                      <w:rPr>
                                        <w:b/>
                                        <w:sz w:val="20"/>
                                      </w:rPr>
                                      <w:t>1</w:t>
                                    </w:r>
                                    <w:r w:rsidRPr="00251BFA">
                                      <w:rPr>
                                        <w:sz w:val="20"/>
                                      </w:rPr>
                                      <w:t xml:space="preserve"> of </w:t>
                                    </w:r>
                                    <w:r>
                                      <w:rPr>
                                        <w:b/>
                                        <w:sz w:val="20"/>
                                      </w:rPr>
                                      <w:t>2</w:t>
                                    </w:r>
                                  </w:p>
                                </w:sdtContent>
                              </w:sdt>
                            </w:sdtContent>
                          </w:sdt>
                          <w:p w14:paraId="54BC8274" w14:textId="77777777" w:rsidR="009D516C" w:rsidRDefault="009D516C" w:rsidP="009D516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35979" id="Text Box 1" o:spid="_x0000_s1027" type="#_x0000_t202" style="position:absolute;margin-left:288.75pt;margin-top:5.1pt;width:199.25pt;height:5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" stroked="f">
                <v:textbox>
                  <w:txbxContent>
                    <w:sdt>
                      <w:sdtPr>
                        <w:rPr>
                          <w:sz w:val="20"/>
                        </w:rPr>
                        <w:id w:val="437740"/>
                        <w:docPartObj>
                          <w:docPartGallery w:val="Page Numbers (Bottom of Page)"/>
                          <w:docPartUnique/>
                        </w:docPartObj>
                      </w:sdtPr>
                      <w:sdtEndPr/>
                      <w:sdtContent>
                        <w:sdt>
                          <w:sdtPr>
                            <w:rPr>
                              <w:sz w:val="20"/>
                            </w:rPr>
                            <w:id w:val="437741"/>
                            <w:docPartObj>
                              <w:docPartGallery w:val="Page Numbers (Top of Page)"/>
                              <w:docPartUnique/>
                            </w:docPartObj>
                          </w:sdtPr>
                          <w:sdtEndPr/>
                          <w:sdtContent>
                            <w:p w14:paraId="79BA664B" w14:textId="77777777" w:rsidR="009D516C" w:rsidRPr="009665F7" w:rsidRDefault="009D516C" w:rsidP="009D516C">
                              <w:pPr>
                                <w:pStyle w:val="Footer"/>
                                <w:jc w:val="right"/>
                                <w:rPr>
                                  <w:sz w:val="20"/>
                                </w:rPr>
                              </w:pPr>
                              <w:r w:rsidRPr="009665F7">
                                <w:rPr>
                                  <w:i/>
                                  <w:sz w:val="18"/>
                                  <w:szCs w:val="18"/>
                                </w:rPr>
                                <w:t>ACA-F-020(010611:01)</w:t>
                              </w:r>
                            </w:p>
                            <w:p w14:paraId="7EF33EC8" w14:textId="77777777" w:rsidR="009D516C" w:rsidRPr="00251BFA" w:rsidRDefault="009D516C" w:rsidP="009D516C">
                              <w:pPr>
                                <w:pStyle w:val="Footer"/>
                                <w:jc w:val="right"/>
                                <w:rPr>
                                  <w:sz w:val="20"/>
                                </w:rPr>
                              </w:pPr>
                              <w:r w:rsidRPr="00251BFA">
                                <w:rPr>
                                  <w:sz w:val="20"/>
                                </w:rPr>
                                <w:t xml:space="preserve">Page </w:t>
                              </w:r>
                              <w:r>
                                <w:rPr>
                                  <w:b/>
                                  <w:sz w:val="20"/>
                                </w:rPr>
                                <w:t>1</w:t>
                              </w:r>
                              <w:r w:rsidRPr="00251BFA">
                                <w:rPr>
                                  <w:sz w:val="20"/>
                                </w:rPr>
                                <w:t xml:space="preserve"> of </w:t>
                              </w:r>
                              <w:r>
                                <w:rPr>
                                  <w:b/>
                                  <w:sz w:val="20"/>
                                </w:rPr>
                                <w:t>2</w:t>
                              </w:r>
                            </w:p>
                          </w:sdtContent>
                        </w:sdt>
                      </w:sdtContent>
                    </w:sdt>
                    <w:p w14:paraId="54BC8274" w14:textId="77777777" w:rsidR="009D516C" w:rsidRDefault="009D516C" w:rsidP="009D516C"/>
                  </w:txbxContent>
                </v:textbox>
              </v:shape>
            </w:pict>
          </mc:Fallback>
        </mc:AlternateContent>
      </w:r>
    </w:p>
    <w:p w14:paraId="3E697C98" w14:textId="77777777" w:rsidR="009D516C" w:rsidRPr="00BC7FEE" w:rsidRDefault="009D516C" w:rsidP="009D516C">
      <w:pPr>
        <w:sectPr w:rsidR="009D516C" w:rsidRPr="00BC7FEE" w:rsidSect="009D516C">
          <w:footerReference w:type="default" r:id="rId8"/>
          <w:pgSz w:w="11900" w:h="16840" w:code="9"/>
          <w:pgMar w:top="1008" w:right="1440" w:bottom="864" w:left="1440" w:header="720" w:footer="720" w:gutter="0"/>
          <w:cols w:space="720"/>
          <w:docGrid w:linePitch="326"/>
        </w:sectPr>
      </w:pPr>
    </w:p>
    <w:tbl>
      <w:tblPr>
        <w:tblStyle w:val="TableGrid1"/>
        <w:tblW w:w="9918" w:type="dxa"/>
        <w:tblLook w:val="04A0" w:firstRow="1" w:lastRow="0" w:firstColumn="1" w:lastColumn="0" w:noHBand="0" w:noVBand="1"/>
      </w:tblPr>
      <w:tblGrid>
        <w:gridCol w:w="9918"/>
      </w:tblGrid>
      <w:tr w:rsidR="009D516C" w:rsidRPr="00BC7FEE" w14:paraId="26FFC1B7" w14:textId="77777777" w:rsidTr="001012C3">
        <w:tc>
          <w:tcPr>
            <w:tcW w:w="9918" w:type="dxa"/>
            <w:tcBorders>
              <w:bottom w:val="single" w:sz="4" w:space="0" w:color="auto"/>
            </w:tcBorders>
            <w:shd w:val="clear" w:color="auto" w:fill="D9D9D9" w:themeFill="background1" w:themeFillShade="D9"/>
          </w:tcPr>
          <w:p w14:paraId="6FDDB1ED" w14:textId="77777777" w:rsidR="009D516C" w:rsidRPr="00BC7FEE" w:rsidRDefault="009D516C" w:rsidP="001012C3">
            <w:pPr>
              <w:jc w:val="center"/>
              <w:rPr>
                <w:rFonts w:eastAsia="Calibri"/>
                <w:b/>
              </w:rPr>
            </w:pPr>
            <w:r w:rsidRPr="00BC7FEE">
              <w:lastRenderedPageBreak/>
              <w:br w:type="page"/>
            </w:r>
            <w:r w:rsidRPr="00BC7FEE">
              <w:rPr>
                <w:rFonts w:eastAsia="Calibri"/>
              </w:rPr>
              <w:br w:type="page"/>
            </w:r>
            <w:r w:rsidRPr="00BC7FEE">
              <w:rPr>
                <w:rFonts w:eastAsia="Calibri"/>
                <w:b/>
              </w:rPr>
              <w:t>Feedback/Comments*</w:t>
            </w:r>
          </w:p>
        </w:tc>
      </w:tr>
      <w:tr w:rsidR="009D516C" w:rsidRPr="00BC7FEE" w14:paraId="627591F1" w14:textId="77777777" w:rsidTr="001012C3">
        <w:tc>
          <w:tcPr>
            <w:tcW w:w="9918" w:type="dxa"/>
            <w:shd w:val="clear" w:color="auto" w:fill="D9D9D9" w:themeFill="background1" w:themeFillShade="D9"/>
          </w:tcPr>
          <w:p w14:paraId="3CB7639F" w14:textId="77777777" w:rsidR="009D516C" w:rsidRPr="00BC7FEE" w:rsidRDefault="009D516C" w:rsidP="001012C3">
            <w:pPr>
              <w:rPr>
                <w:rFonts w:eastAsia="Calibri"/>
                <w:b/>
              </w:rPr>
            </w:pPr>
            <w:r w:rsidRPr="00BC7FEE">
              <w:rPr>
                <w:rFonts w:eastAsia="Calibri"/>
                <w:b/>
              </w:rPr>
              <w:t>Main Strengths</w:t>
            </w:r>
          </w:p>
        </w:tc>
      </w:tr>
      <w:tr w:rsidR="009D516C" w:rsidRPr="00BC7FEE" w14:paraId="0D217D04" w14:textId="77777777" w:rsidTr="001012C3">
        <w:trPr>
          <w:trHeight w:val="432"/>
        </w:trPr>
        <w:tc>
          <w:tcPr>
            <w:tcW w:w="9918" w:type="dxa"/>
            <w:vAlign w:val="center"/>
          </w:tcPr>
          <w:p w14:paraId="536CB9D2" w14:textId="77777777" w:rsidR="009D516C" w:rsidRPr="00BC7FEE" w:rsidRDefault="009D516C" w:rsidP="001012C3">
            <w:pPr>
              <w:rPr>
                <w:rFonts w:eastAsia="Calibri"/>
              </w:rPr>
            </w:pPr>
          </w:p>
        </w:tc>
      </w:tr>
      <w:tr w:rsidR="009D516C" w:rsidRPr="00BC7FEE" w14:paraId="35682B8C" w14:textId="77777777" w:rsidTr="001012C3">
        <w:trPr>
          <w:trHeight w:val="432"/>
        </w:trPr>
        <w:tc>
          <w:tcPr>
            <w:tcW w:w="9918" w:type="dxa"/>
            <w:vAlign w:val="center"/>
          </w:tcPr>
          <w:p w14:paraId="58C5C01E" w14:textId="77777777" w:rsidR="009D516C" w:rsidRPr="00BC7FEE" w:rsidRDefault="009D516C" w:rsidP="001012C3">
            <w:pPr>
              <w:rPr>
                <w:rFonts w:eastAsia="Calibri"/>
              </w:rPr>
            </w:pPr>
          </w:p>
        </w:tc>
      </w:tr>
      <w:tr w:rsidR="009D516C" w:rsidRPr="00BC7FEE" w14:paraId="63E054D3" w14:textId="77777777" w:rsidTr="001012C3">
        <w:trPr>
          <w:trHeight w:val="432"/>
        </w:trPr>
        <w:tc>
          <w:tcPr>
            <w:tcW w:w="9918" w:type="dxa"/>
            <w:vAlign w:val="center"/>
          </w:tcPr>
          <w:p w14:paraId="785B5BDE" w14:textId="77777777" w:rsidR="009D516C" w:rsidRPr="00BC7FEE" w:rsidRDefault="009D516C" w:rsidP="001012C3">
            <w:pPr>
              <w:rPr>
                <w:rFonts w:eastAsia="Calibri"/>
              </w:rPr>
            </w:pPr>
          </w:p>
        </w:tc>
      </w:tr>
      <w:tr w:rsidR="009D516C" w:rsidRPr="00BC7FEE" w14:paraId="4A17B59E" w14:textId="77777777" w:rsidTr="001012C3">
        <w:trPr>
          <w:trHeight w:val="432"/>
        </w:trPr>
        <w:tc>
          <w:tcPr>
            <w:tcW w:w="9918" w:type="dxa"/>
            <w:vAlign w:val="center"/>
          </w:tcPr>
          <w:p w14:paraId="30230230" w14:textId="77777777" w:rsidR="009D516C" w:rsidRPr="00BC7FEE" w:rsidRDefault="009D516C" w:rsidP="001012C3">
            <w:pPr>
              <w:rPr>
                <w:rFonts w:eastAsia="Calibri"/>
              </w:rPr>
            </w:pPr>
          </w:p>
        </w:tc>
      </w:tr>
      <w:tr w:rsidR="009D516C" w:rsidRPr="00BC7FEE" w14:paraId="1AA06979" w14:textId="77777777" w:rsidTr="001012C3">
        <w:trPr>
          <w:trHeight w:val="432"/>
        </w:trPr>
        <w:tc>
          <w:tcPr>
            <w:tcW w:w="9918" w:type="dxa"/>
            <w:vAlign w:val="center"/>
          </w:tcPr>
          <w:p w14:paraId="0A9F417F" w14:textId="77777777" w:rsidR="009D516C" w:rsidRPr="00BC7FEE" w:rsidRDefault="009D516C" w:rsidP="001012C3">
            <w:pPr>
              <w:rPr>
                <w:rFonts w:eastAsia="Calibri"/>
              </w:rPr>
            </w:pPr>
          </w:p>
        </w:tc>
      </w:tr>
      <w:tr w:rsidR="009D516C" w:rsidRPr="00BC7FEE" w14:paraId="392C1A8B" w14:textId="77777777" w:rsidTr="001012C3">
        <w:trPr>
          <w:trHeight w:val="432"/>
        </w:trPr>
        <w:tc>
          <w:tcPr>
            <w:tcW w:w="9918" w:type="dxa"/>
            <w:tcBorders>
              <w:bottom w:val="single" w:sz="4" w:space="0" w:color="auto"/>
            </w:tcBorders>
            <w:vAlign w:val="center"/>
          </w:tcPr>
          <w:p w14:paraId="16FB139D" w14:textId="77777777" w:rsidR="009D516C" w:rsidRPr="00BC7FEE" w:rsidRDefault="009D516C" w:rsidP="001012C3">
            <w:pPr>
              <w:rPr>
                <w:rFonts w:eastAsia="Calibri"/>
              </w:rPr>
            </w:pPr>
          </w:p>
        </w:tc>
      </w:tr>
      <w:tr w:rsidR="009D516C" w:rsidRPr="00BC7FEE" w14:paraId="4E611BE6" w14:textId="77777777" w:rsidTr="001012C3">
        <w:tc>
          <w:tcPr>
            <w:tcW w:w="9918" w:type="dxa"/>
            <w:shd w:val="clear" w:color="auto" w:fill="D9D9D9" w:themeFill="background1" w:themeFillShade="D9"/>
          </w:tcPr>
          <w:p w14:paraId="6C031C49" w14:textId="77777777" w:rsidR="009D516C" w:rsidRPr="00BC7FEE" w:rsidRDefault="009D516C" w:rsidP="001012C3">
            <w:pPr>
              <w:rPr>
                <w:rFonts w:eastAsia="Calibri"/>
                <w:b/>
              </w:rPr>
            </w:pPr>
            <w:r w:rsidRPr="00BC7FEE">
              <w:rPr>
                <w:rFonts w:eastAsia="Calibri"/>
                <w:b/>
              </w:rPr>
              <w:t>Main Weaknesses</w:t>
            </w:r>
          </w:p>
        </w:tc>
      </w:tr>
      <w:tr w:rsidR="009D516C" w:rsidRPr="00BC7FEE" w14:paraId="60492254" w14:textId="77777777" w:rsidTr="001012C3">
        <w:trPr>
          <w:trHeight w:val="432"/>
        </w:trPr>
        <w:tc>
          <w:tcPr>
            <w:tcW w:w="9918" w:type="dxa"/>
            <w:vAlign w:val="center"/>
          </w:tcPr>
          <w:p w14:paraId="7E78184C" w14:textId="77777777" w:rsidR="009D516C" w:rsidRPr="00BC7FEE" w:rsidRDefault="009D516C" w:rsidP="001012C3">
            <w:pPr>
              <w:rPr>
                <w:rFonts w:eastAsia="Calibri"/>
              </w:rPr>
            </w:pPr>
          </w:p>
        </w:tc>
      </w:tr>
      <w:tr w:rsidR="009D516C" w:rsidRPr="00BC7FEE" w14:paraId="32E7AF6B" w14:textId="77777777" w:rsidTr="001012C3">
        <w:trPr>
          <w:trHeight w:val="432"/>
        </w:trPr>
        <w:tc>
          <w:tcPr>
            <w:tcW w:w="9918" w:type="dxa"/>
            <w:vAlign w:val="center"/>
          </w:tcPr>
          <w:p w14:paraId="70B6E121" w14:textId="77777777" w:rsidR="009D516C" w:rsidRPr="00BC7FEE" w:rsidRDefault="009D516C" w:rsidP="001012C3">
            <w:pPr>
              <w:rPr>
                <w:rFonts w:eastAsia="Calibri"/>
              </w:rPr>
            </w:pPr>
          </w:p>
        </w:tc>
      </w:tr>
      <w:tr w:rsidR="009D516C" w:rsidRPr="00BC7FEE" w14:paraId="4F7C44C2" w14:textId="77777777" w:rsidTr="001012C3">
        <w:trPr>
          <w:trHeight w:val="432"/>
        </w:trPr>
        <w:tc>
          <w:tcPr>
            <w:tcW w:w="9918" w:type="dxa"/>
            <w:vAlign w:val="center"/>
          </w:tcPr>
          <w:p w14:paraId="7D415C3B" w14:textId="77777777" w:rsidR="009D516C" w:rsidRPr="00BC7FEE" w:rsidRDefault="009D516C" w:rsidP="001012C3">
            <w:pPr>
              <w:rPr>
                <w:rFonts w:eastAsia="Calibri"/>
              </w:rPr>
            </w:pPr>
          </w:p>
        </w:tc>
      </w:tr>
      <w:tr w:rsidR="009D516C" w:rsidRPr="00BC7FEE" w14:paraId="1817F2F5" w14:textId="77777777" w:rsidTr="001012C3">
        <w:trPr>
          <w:trHeight w:val="432"/>
        </w:trPr>
        <w:tc>
          <w:tcPr>
            <w:tcW w:w="9918" w:type="dxa"/>
            <w:vAlign w:val="center"/>
          </w:tcPr>
          <w:p w14:paraId="6D66B418" w14:textId="77777777" w:rsidR="009D516C" w:rsidRPr="00BC7FEE" w:rsidRDefault="009D516C" w:rsidP="001012C3">
            <w:pPr>
              <w:rPr>
                <w:rFonts w:eastAsia="Calibri"/>
              </w:rPr>
            </w:pPr>
          </w:p>
        </w:tc>
      </w:tr>
      <w:tr w:rsidR="009D516C" w:rsidRPr="00BC7FEE" w14:paraId="7BE91A73" w14:textId="77777777" w:rsidTr="001012C3">
        <w:trPr>
          <w:trHeight w:val="432"/>
        </w:trPr>
        <w:tc>
          <w:tcPr>
            <w:tcW w:w="9918" w:type="dxa"/>
            <w:vAlign w:val="center"/>
          </w:tcPr>
          <w:p w14:paraId="69D06CC1" w14:textId="77777777" w:rsidR="009D516C" w:rsidRPr="00BC7FEE" w:rsidRDefault="009D516C" w:rsidP="001012C3">
            <w:pPr>
              <w:rPr>
                <w:rFonts w:eastAsia="Calibri"/>
              </w:rPr>
            </w:pPr>
          </w:p>
        </w:tc>
      </w:tr>
      <w:tr w:rsidR="009D516C" w:rsidRPr="00BC7FEE" w14:paraId="3B357BC6" w14:textId="77777777" w:rsidTr="001012C3">
        <w:trPr>
          <w:trHeight w:val="432"/>
        </w:trPr>
        <w:tc>
          <w:tcPr>
            <w:tcW w:w="9918" w:type="dxa"/>
            <w:tcBorders>
              <w:bottom w:val="single" w:sz="4" w:space="0" w:color="auto"/>
            </w:tcBorders>
            <w:vAlign w:val="center"/>
          </w:tcPr>
          <w:p w14:paraId="38A8B506" w14:textId="77777777" w:rsidR="009D516C" w:rsidRPr="00BC7FEE" w:rsidRDefault="009D516C" w:rsidP="001012C3">
            <w:pPr>
              <w:rPr>
                <w:rFonts w:eastAsia="Calibri"/>
              </w:rPr>
            </w:pPr>
          </w:p>
        </w:tc>
      </w:tr>
      <w:tr w:rsidR="009D516C" w:rsidRPr="00BC7FEE" w14:paraId="07919675" w14:textId="77777777" w:rsidTr="001012C3">
        <w:tc>
          <w:tcPr>
            <w:tcW w:w="9918" w:type="dxa"/>
            <w:shd w:val="clear" w:color="auto" w:fill="D9D9D9" w:themeFill="background1" w:themeFillShade="D9"/>
          </w:tcPr>
          <w:p w14:paraId="0DDA378B" w14:textId="77777777" w:rsidR="009D516C" w:rsidRPr="00BC7FEE" w:rsidRDefault="009D516C" w:rsidP="001012C3">
            <w:pPr>
              <w:rPr>
                <w:rFonts w:eastAsia="Calibri"/>
                <w:b/>
              </w:rPr>
            </w:pPr>
            <w:r w:rsidRPr="00BC7FEE">
              <w:rPr>
                <w:rFonts w:eastAsia="Calibri"/>
                <w:b/>
              </w:rPr>
              <w:t>Suggestions for improvement</w:t>
            </w:r>
          </w:p>
        </w:tc>
      </w:tr>
      <w:tr w:rsidR="009D516C" w:rsidRPr="00BC7FEE" w14:paraId="4910C2F3" w14:textId="77777777" w:rsidTr="001012C3">
        <w:trPr>
          <w:trHeight w:val="432"/>
        </w:trPr>
        <w:tc>
          <w:tcPr>
            <w:tcW w:w="9918" w:type="dxa"/>
            <w:vAlign w:val="center"/>
          </w:tcPr>
          <w:p w14:paraId="7745BA80" w14:textId="77777777" w:rsidR="009D516C" w:rsidRPr="00BC7FEE" w:rsidRDefault="009D516C" w:rsidP="001012C3">
            <w:pPr>
              <w:rPr>
                <w:rFonts w:eastAsia="Calibri"/>
              </w:rPr>
            </w:pPr>
          </w:p>
        </w:tc>
      </w:tr>
      <w:tr w:rsidR="009D516C" w:rsidRPr="00BC7FEE" w14:paraId="48D006CB" w14:textId="77777777" w:rsidTr="001012C3">
        <w:trPr>
          <w:trHeight w:val="432"/>
        </w:trPr>
        <w:tc>
          <w:tcPr>
            <w:tcW w:w="9918" w:type="dxa"/>
            <w:vAlign w:val="center"/>
          </w:tcPr>
          <w:p w14:paraId="2313C742" w14:textId="77777777" w:rsidR="009D516C" w:rsidRPr="00BC7FEE" w:rsidRDefault="009D516C" w:rsidP="001012C3">
            <w:pPr>
              <w:rPr>
                <w:rFonts w:eastAsia="Calibri"/>
              </w:rPr>
            </w:pPr>
          </w:p>
        </w:tc>
      </w:tr>
      <w:tr w:rsidR="009D516C" w:rsidRPr="00BC7FEE" w14:paraId="1F2F9AED" w14:textId="77777777" w:rsidTr="001012C3">
        <w:trPr>
          <w:trHeight w:val="432"/>
        </w:trPr>
        <w:tc>
          <w:tcPr>
            <w:tcW w:w="9918" w:type="dxa"/>
            <w:vAlign w:val="center"/>
          </w:tcPr>
          <w:p w14:paraId="6FA16F16" w14:textId="77777777" w:rsidR="009D516C" w:rsidRPr="00BC7FEE" w:rsidRDefault="009D516C" w:rsidP="001012C3">
            <w:pPr>
              <w:rPr>
                <w:rFonts w:eastAsia="Calibri"/>
              </w:rPr>
            </w:pPr>
          </w:p>
        </w:tc>
      </w:tr>
      <w:tr w:rsidR="009D516C" w:rsidRPr="00BC7FEE" w14:paraId="2D66A11B" w14:textId="77777777" w:rsidTr="001012C3">
        <w:trPr>
          <w:trHeight w:val="432"/>
        </w:trPr>
        <w:tc>
          <w:tcPr>
            <w:tcW w:w="9918" w:type="dxa"/>
            <w:vAlign w:val="center"/>
          </w:tcPr>
          <w:p w14:paraId="00573A5D" w14:textId="77777777" w:rsidR="009D516C" w:rsidRPr="00BC7FEE" w:rsidRDefault="009D516C" w:rsidP="001012C3">
            <w:pPr>
              <w:rPr>
                <w:rFonts w:eastAsia="Calibri"/>
              </w:rPr>
            </w:pPr>
          </w:p>
        </w:tc>
      </w:tr>
      <w:tr w:rsidR="009D516C" w:rsidRPr="00BC7FEE" w14:paraId="7B4B1F46" w14:textId="77777777" w:rsidTr="001012C3">
        <w:trPr>
          <w:trHeight w:val="432"/>
        </w:trPr>
        <w:tc>
          <w:tcPr>
            <w:tcW w:w="9918" w:type="dxa"/>
            <w:vAlign w:val="center"/>
          </w:tcPr>
          <w:p w14:paraId="553F5FCD" w14:textId="77777777" w:rsidR="009D516C" w:rsidRPr="00BC7FEE" w:rsidRDefault="009D516C" w:rsidP="001012C3">
            <w:pPr>
              <w:rPr>
                <w:rFonts w:eastAsia="Calibri"/>
              </w:rPr>
            </w:pPr>
          </w:p>
        </w:tc>
      </w:tr>
      <w:tr w:rsidR="009D516C" w:rsidRPr="00BC7FEE" w14:paraId="53C95C38" w14:textId="77777777" w:rsidTr="001012C3">
        <w:trPr>
          <w:trHeight w:val="432"/>
        </w:trPr>
        <w:tc>
          <w:tcPr>
            <w:tcW w:w="9918" w:type="dxa"/>
            <w:vAlign w:val="center"/>
          </w:tcPr>
          <w:p w14:paraId="0BFBBE8A" w14:textId="77777777" w:rsidR="009D516C" w:rsidRPr="00BC7FEE" w:rsidRDefault="009D516C" w:rsidP="001012C3">
            <w:pPr>
              <w:rPr>
                <w:rFonts w:eastAsia="Calibri"/>
              </w:rPr>
            </w:pPr>
          </w:p>
        </w:tc>
      </w:tr>
    </w:tbl>
    <w:p w14:paraId="6EE3B100" w14:textId="77777777" w:rsidR="009D516C" w:rsidRPr="00BC7FEE" w:rsidRDefault="009D516C" w:rsidP="009D516C">
      <w:pPr>
        <w:tabs>
          <w:tab w:val="left" w:pos="6480"/>
        </w:tabs>
        <w:rPr>
          <w:rFonts w:eastAsia="Calibri"/>
        </w:rPr>
      </w:pPr>
    </w:p>
    <w:tbl>
      <w:tblPr>
        <w:tblStyle w:val="TableGrid1"/>
        <w:tblW w:w="9918" w:type="dxa"/>
        <w:tblLook w:val="04A0" w:firstRow="1" w:lastRow="0" w:firstColumn="1" w:lastColumn="0" w:noHBand="0" w:noVBand="1"/>
      </w:tblPr>
      <w:tblGrid>
        <w:gridCol w:w="4428"/>
        <w:gridCol w:w="5490"/>
      </w:tblGrid>
      <w:tr w:rsidR="009D516C" w:rsidRPr="00BC7FEE" w14:paraId="0274A8D8" w14:textId="77777777" w:rsidTr="001012C3">
        <w:tc>
          <w:tcPr>
            <w:tcW w:w="4428" w:type="dxa"/>
            <w:vMerge w:val="restart"/>
            <w:tcBorders>
              <w:bottom w:val="nil"/>
            </w:tcBorders>
          </w:tcPr>
          <w:p w14:paraId="300A32FB" w14:textId="77777777" w:rsidR="009D516C" w:rsidRPr="00BC7FEE" w:rsidRDefault="009D516C" w:rsidP="001012C3">
            <w:pPr>
              <w:rPr>
                <w:rFonts w:eastAsia="Calibri"/>
                <w:b/>
              </w:rPr>
            </w:pPr>
          </w:p>
        </w:tc>
        <w:tc>
          <w:tcPr>
            <w:tcW w:w="5490" w:type="dxa"/>
            <w:shd w:val="clear" w:color="auto" w:fill="D9D9D9" w:themeFill="background1" w:themeFillShade="D9"/>
          </w:tcPr>
          <w:p w14:paraId="125282E8" w14:textId="77777777" w:rsidR="009D516C" w:rsidRPr="00BC7FEE" w:rsidRDefault="009D516C" w:rsidP="001012C3">
            <w:pPr>
              <w:rPr>
                <w:rFonts w:eastAsia="Calibri"/>
                <w:b/>
              </w:rPr>
            </w:pPr>
            <w:proofErr w:type="gramStart"/>
            <w:r w:rsidRPr="00BC7FEE">
              <w:rPr>
                <w:rFonts w:eastAsia="Calibri"/>
                <w:b/>
              </w:rPr>
              <w:t>Student</w:t>
            </w:r>
            <w:proofErr w:type="gramEnd"/>
            <w:r w:rsidRPr="00BC7FEE">
              <w:rPr>
                <w:rFonts w:eastAsia="Calibri"/>
                <w:b/>
              </w:rPr>
              <w:t xml:space="preserve"> acknowledge feedback/comments</w:t>
            </w:r>
          </w:p>
        </w:tc>
      </w:tr>
      <w:tr w:rsidR="009D516C" w:rsidRPr="00BC7FEE" w14:paraId="1FC11344" w14:textId="77777777" w:rsidTr="001012C3">
        <w:trPr>
          <w:trHeight w:val="1152"/>
        </w:trPr>
        <w:tc>
          <w:tcPr>
            <w:tcW w:w="4428" w:type="dxa"/>
            <w:vMerge/>
            <w:tcBorders>
              <w:bottom w:val="nil"/>
            </w:tcBorders>
          </w:tcPr>
          <w:p w14:paraId="507E208A" w14:textId="77777777" w:rsidR="009D516C" w:rsidRPr="00BC7FEE" w:rsidRDefault="009D516C" w:rsidP="001012C3">
            <w:pPr>
              <w:rPr>
                <w:rFonts w:eastAsia="Calibri"/>
              </w:rPr>
            </w:pPr>
          </w:p>
        </w:tc>
        <w:tc>
          <w:tcPr>
            <w:tcW w:w="5490" w:type="dxa"/>
          </w:tcPr>
          <w:p w14:paraId="11B31F36" w14:textId="77777777" w:rsidR="009D516C" w:rsidRPr="00BC7FEE" w:rsidRDefault="009D516C" w:rsidP="001012C3">
            <w:pPr>
              <w:rPr>
                <w:rFonts w:eastAsia="Calibri"/>
              </w:rPr>
            </w:pPr>
          </w:p>
        </w:tc>
      </w:tr>
      <w:tr w:rsidR="009D516C" w:rsidRPr="00BC7FEE" w14:paraId="694EE00F" w14:textId="77777777" w:rsidTr="001012C3">
        <w:trPr>
          <w:trHeight w:val="432"/>
        </w:trPr>
        <w:tc>
          <w:tcPr>
            <w:tcW w:w="4428" w:type="dxa"/>
            <w:tcBorders>
              <w:top w:val="nil"/>
            </w:tcBorders>
            <w:vAlign w:val="center"/>
          </w:tcPr>
          <w:p w14:paraId="4D0CD777" w14:textId="77777777" w:rsidR="009D516C" w:rsidRPr="00BC7FEE" w:rsidRDefault="009D516C" w:rsidP="001012C3">
            <w:pPr>
              <w:rPr>
                <w:rFonts w:eastAsia="Calibri"/>
              </w:rPr>
            </w:pPr>
            <w:r w:rsidRPr="00BC7FEE">
              <w:rPr>
                <w:rFonts w:eastAsia="Calibri"/>
              </w:rPr>
              <w:t>Grader’s signature</w:t>
            </w:r>
          </w:p>
        </w:tc>
        <w:tc>
          <w:tcPr>
            <w:tcW w:w="5490" w:type="dxa"/>
            <w:vAlign w:val="center"/>
          </w:tcPr>
          <w:p w14:paraId="00B2E02D" w14:textId="77777777" w:rsidR="009D516C" w:rsidRPr="00BC7FEE" w:rsidRDefault="009D516C" w:rsidP="001012C3">
            <w:pPr>
              <w:rPr>
                <w:rFonts w:eastAsia="Calibri"/>
              </w:rPr>
            </w:pPr>
            <w:r w:rsidRPr="00BC7FEE">
              <w:rPr>
                <w:rFonts w:eastAsia="Calibri"/>
              </w:rPr>
              <w:t>Student’s signature:</w:t>
            </w:r>
          </w:p>
        </w:tc>
      </w:tr>
      <w:tr w:rsidR="009D516C" w:rsidRPr="00BC7FEE" w14:paraId="41E87F76" w14:textId="77777777" w:rsidTr="001012C3">
        <w:trPr>
          <w:trHeight w:val="432"/>
        </w:trPr>
        <w:tc>
          <w:tcPr>
            <w:tcW w:w="4428" w:type="dxa"/>
            <w:vAlign w:val="center"/>
          </w:tcPr>
          <w:p w14:paraId="11F684C2" w14:textId="77777777" w:rsidR="009D516C" w:rsidRPr="00BC7FEE" w:rsidRDefault="009D516C" w:rsidP="001012C3">
            <w:pPr>
              <w:rPr>
                <w:rFonts w:eastAsia="Calibri"/>
              </w:rPr>
            </w:pPr>
            <w:r w:rsidRPr="00BC7FEE">
              <w:rPr>
                <w:rFonts w:eastAsia="Calibri"/>
              </w:rPr>
              <w:t>Date:</w:t>
            </w:r>
          </w:p>
        </w:tc>
        <w:tc>
          <w:tcPr>
            <w:tcW w:w="5490" w:type="dxa"/>
            <w:vAlign w:val="center"/>
          </w:tcPr>
          <w:p w14:paraId="394FB53C" w14:textId="77777777" w:rsidR="009D516C" w:rsidRPr="00BC7FEE" w:rsidRDefault="009D516C" w:rsidP="001012C3">
            <w:pPr>
              <w:rPr>
                <w:rFonts w:eastAsia="Calibri"/>
              </w:rPr>
            </w:pPr>
            <w:r w:rsidRPr="00BC7FEE">
              <w:rPr>
                <w:rFonts w:eastAsia="Calibri"/>
              </w:rPr>
              <w:t>Date:</w:t>
            </w:r>
          </w:p>
        </w:tc>
      </w:tr>
    </w:tbl>
    <w:p w14:paraId="0F6EA258" w14:textId="77777777" w:rsidR="009D516C" w:rsidRPr="00BC7FEE" w:rsidRDefault="009D516C" w:rsidP="009D516C">
      <w:pPr>
        <w:tabs>
          <w:tab w:val="left" w:pos="6480"/>
        </w:tabs>
        <w:rPr>
          <w:rFonts w:eastAsia="Calibri"/>
        </w:rPr>
      </w:pPr>
      <w:r w:rsidRPr="00BC7FEE">
        <w:rPr>
          <w:rFonts w:eastAsia="Calibri"/>
        </w:rPr>
        <w:t>Note:</w:t>
      </w:r>
    </w:p>
    <w:p w14:paraId="2256C098" w14:textId="77777777" w:rsidR="009D516C" w:rsidRPr="00BC7FEE" w:rsidRDefault="009D516C" w:rsidP="009D516C">
      <w:pPr>
        <w:numPr>
          <w:ilvl w:val="0"/>
          <w:numId w:val="2"/>
        </w:numPr>
        <w:tabs>
          <w:tab w:val="left" w:pos="6480"/>
        </w:tabs>
        <w:spacing w:line="276" w:lineRule="auto"/>
        <w:ind w:left="360"/>
        <w:contextualSpacing/>
        <w:rPr>
          <w:rFonts w:eastAsia="Calibri"/>
        </w:rPr>
      </w:pPr>
      <w:r w:rsidRPr="00BC7FEE">
        <w:rPr>
          <w:rFonts w:eastAsia="Calibri"/>
        </w:rPr>
        <w:t>A soft and hard copy of the assignment shall be submitted.</w:t>
      </w:r>
    </w:p>
    <w:p w14:paraId="75274AA7" w14:textId="77777777" w:rsidR="009D516C" w:rsidRPr="00BC7FEE" w:rsidRDefault="009D516C" w:rsidP="009D516C">
      <w:pPr>
        <w:numPr>
          <w:ilvl w:val="0"/>
          <w:numId w:val="2"/>
        </w:numPr>
        <w:tabs>
          <w:tab w:val="left" w:pos="6480"/>
        </w:tabs>
        <w:spacing w:line="276" w:lineRule="auto"/>
        <w:ind w:left="360"/>
        <w:contextualSpacing/>
        <w:rPr>
          <w:rFonts w:eastAsia="Calibri"/>
        </w:rPr>
      </w:pPr>
      <w:r w:rsidRPr="00BC7FEE">
        <w:rPr>
          <w:rFonts w:eastAsia="Calibri"/>
        </w:rPr>
        <w:t>The signed copy of the assignment cover sheet shall be retained by the marker.</w:t>
      </w:r>
    </w:p>
    <w:p w14:paraId="7F67D4C9" w14:textId="77777777" w:rsidR="009D516C" w:rsidRPr="00C54EF7" w:rsidRDefault="009D516C" w:rsidP="009D516C">
      <w:pPr>
        <w:numPr>
          <w:ilvl w:val="0"/>
          <w:numId w:val="2"/>
        </w:numPr>
        <w:tabs>
          <w:tab w:val="left" w:pos="6480"/>
        </w:tabs>
        <w:spacing w:line="276" w:lineRule="auto"/>
        <w:ind w:left="360"/>
        <w:contextualSpacing/>
        <w:rPr>
          <w:rFonts w:eastAsia="Calibri"/>
        </w:rPr>
      </w:pPr>
      <w:r w:rsidRPr="00BC7FEE">
        <w:rPr>
          <w:rFonts w:eastAsia="Calibri"/>
        </w:rPr>
        <w:t xml:space="preserve">If the Turnitin report is required, students </w:t>
      </w:r>
      <w:proofErr w:type="gramStart"/>
      <w:r w:rsidRPr="00BC7FEE">
        <w:rPr>
          <w:rFonts w:eastAsia="Calibri"/>
        </w:rPr>
        <w:t>have to</w:t>
      </w:r>
      <w:proofErr w:type="gramEnd"/>
      <w:r w:rsidRPr="00BC7FEE">
        <w:rPr>
          <w:rFonts w:eastAsia="Calibri"/>
        </w:rPr>
        <w:t xml:space="preserve"> submit it with the assignment. However, departments may allow students up to </w:t>
      </w:r>
      <w:r w:rsidRPr="00BC7FEE">
        <w:rPr>
          <w:rFonts w:eastAsia="Calibri"/>
          <w:b/>
        </w:rPr>
        <w:t>THREE</w:t>
      </w:r>
      <w:r w:rsidRPr="00BC7FEE">
        <w:rPr>
          <w:rFonts w:eastAsia="Calibri"/>
        </w:rPr>
        <w:t xml:space="preserve"> (3) working days after submission of the assignment to submit the Turnitin report. The assignment shall only be marked upon the submission of the Turnitin report.</w:t>
      </w:r>
    </w:p>
    <w:p w14:paraId="1B7FF9D1" w14:textId="318590D1" w:rsidR="00077971" w:rsidRDefault="00077971">
      <w:pPr>
        <w:spacing w:after="160" w:line="278" w:lineRule="auto"/>
      </w:pPr>
      <w:r>
        <w:br w:type="page"/>
      </w:r>
    </w:p>
    <w:sdt>
      <w:sdtPr>
        <w:rPr>
          <w:rFonts w:ascii="Times New Roman" w:eastAsia="Times New Roman" w:hAnsi="Times New Roman" w:cs="Times New Roman"/>
          <w:color w:val="auto"/>
          <w:sz w:val="24"/>
          <w:szCs w:val="24"/>
        </w:rPr>
        <w:id w:val="-900591750"/>
        <w:docPartObj>
          <w:docPartGallery w:val="Table of Contents"/>
          <w:docPartUnique/>
        </w:docPartObj>
      </w:sdtPr>
      <w:sdtEndPr>
        <w:rPr>
          <w:b/>
          <w:bCs/>
          <w:noProof/>
        </w:rPr>
      </w:sdtEndPr>
      <w:sdtContent>
        <w:p w14:paraId="759DA1AF" w14:textId="77777777" w:rsidR="00077971" w:rsidRDefault="00077971" w:rsidP="00077971">
          <w:pPr>
            <w:pStyle w:val="TOCHeading"/>
          </w:pPr>
          <w:r>
            <w:t>Table of Contents</w:t>
          </w:r>
        </w:p>
        <w:p w14:paraId="3B50A34C" w14:textId="77777777" w:rsidR="00077971" w:rsidRDefault="00077971" w:rsidP="00077971">
          <w:pPr>
            <w:pStyle w:val="TOC1"/>
            <w:tabs>
              <w:tab w:val="right" w:leader="dot" w:pos="9982"/>
            </w:tabs>
            <w:rPr>
              <w:noProof/>
            </w:rPr>
          </w:pPr>
          <w:r>
            <w:fldChar w:fldCharType="begin"/>
          </w:r>
          <w:r>
            <w:instrText xml:space="preserve"> TOC \o "1-3" \h \z \u </w:instrText>
          </w:r>
          <w:r>
            <w:fldChar w:fldCharType="separate"/>
          </w:r>
          <w:hyperlink w:anchor="_Toc232144661" w:history="1">
            <w:r w:rsidRPr="000D120D">
              <w:rPr>
                <w:rStyle w:val="Hyperlink"/>
                <w:noProof/>
              </w:rPr>
              <w:t>1. Overview</w:t>
            </w:r>
            <w:r>
              <w:rPr>
                <w:noProof/>
                <w:webHidden/>
              </w:rPr>
              <w:tab/>
            </w:r>
            <w:r>
              <w:rPr>
                <w:noProof/>
                <w:webHidden/>
              </w:rPr>
              <w:fldChar w:fldCharType="begin"/>
            </w:r>
            <w:r>
              <w:rPr>
                <w:noProof/>
                <w:webHidden/>
              </w:rPr>
              <w:instrText xml:space="preserve"> PAGEREF _Toc232144661 \h </w:instrText>
            </w:r>
            <w:r>
              <w:rPr>
                <w:noProof/>
                <w:webHidden/>
              </w:rPr>
            </w:r>
            <w:r>
              <w:rPr>
                <w:noProof/>
                <w:webHidden/>
              </w:rPr>
              <w:fldChar w:fldCharType="separate"/>
            </w:r>
            <w:r>
              <w:rPr>
                <w:noProof/>
                <w:webHidden/>
              </w:rPr>
              <w:t>4</w:t>
            </w:r>
            <w:r>
              <w:rPr>
                <w:noProof/>
                <w:webHidden/>
              </w:rPr>
              <w:fldChar w:fldCharType="end"/>
            </w:r>
          </w:hyperlink>
        </w:p>
        <w:p w14:paraId="1F9563AB" w14:textId="77777777" w:rsidR="00077971" w:rsidRDefault="00077971" w:rsidP="00077971">
          <w:pPr>
            <w:pStyle w:val="TOC1"/>
            <w:tabs>
              <w:tab w:val="right" w:leader="dot" w:pos="9982"/>
            </w:tabs>
            <w:rPr>
              <w:noProof/>
            </w:rPr>
          </w:pPr>
          <w:hyperlink w:anchor="_Toc232144662" w:history="1">
            <w:r w:rsidRPr="000D120D">
              <w:rPr>
                <w:rStyle w:val="Hyperlink"/>
                <w:noProof/>
                <w:lang w:eastAsia="en-AU"/>
              </w:rPr>
              <w:t>2. Project Aims</w:t>
            </w:r>
            <w:r>
              <w:rPr>
                <w:noProof/>
                <w:webHidden/>
              </w:rPr>
              <w:tab/>
            </w:r>
            <w:r>
              <w:rPr>
                <w:noProof/>
                <w:webHidden/>
              </w:rPr>
              <w:fldChar w:fldCharType="begin"/>
            </w:r>
            <w:r>
              <w:rPr>
                <w:noProof/>
                <w:webHidden/>
              </w:rPr>
              <w:instrText xml:space="preserve"> PAGEREF _Toc232144662 \h </w:instrText>
            </w:r>
            <w:r>
              <w:rPr>
                <w:noProof/>
                <w:webHidden/>
              </w:rPr>
            </w:r>
            <w:r>
              <w:rPr>
                <w:noProof/>
                <w:webHidden/>
              </w:rPr>
              <w:fldChar w:fldCharType="separate"/>
            </w:r>
            <w:r>
              <w:rPr>
                <w:noProof/>
                <w:webHidden/>
              </w:rPr>
              <w:t>5</w:t>
            </w:r>
            <w:r>
              <w:rPr>
                <w:noProof/>
                <w:webHidden/>
              </w:rPr>
              <w:fldChar w:fldCharType="end"/>
            </w:r>
          </w:hyperlink>
        </w:p>
        <w:p w14:paraId="411D4E6B" w14:textId="77777777" w:rsidR="00077971" w:rsidRDefault="00077971" w:rsidP="00077971">
          <w:pPr>
            <w:pStyle w:val="TOC1"/>
            <w:tabs>
              <w:tab w:val="right" w:leader="dot" w:pos="9982"/>
            </w:tabs>
            <w:rPr>
              <w:noProof/>
            </w:rPr>
          </w:pPr>
          <w:hyperlink w:anchor="_Toc232144663" w:history="1">
            <w:r w:rsidRPr="000D120D">
              <w:rPr>
                <w:rStyle w:val="Hyperlink"/>
                <w:noProof/>
                <w:lang w:eastAsia="en-AU"/>
              </w:rPr>
              <w:t>3. Project Objectives</w:t>
            </w:r>
            <w:r>
              <w:rPr>
                <w:noProof/>
                <w:webHidden/>
              </w:rPr>
              <w:tab/>
            </w:r>
            <w:r>
              <w:rPr>
                <w:noProof/>
                <w:webHidden/>
              </w:rPr>
              <w:fldChar w:fldCharType="begin"/>
            </w:r>
            <w:r>
              <w:rPr>
                <w:noProof/>
                <w:webHidden/>
              </w:rPr>
              <w:instrText xml:space="preserve"> PAGEREF _Toc232144663 \h </w:instrText>
            </w:r>
            <w:r>
              <w:rPr>
                <w:noProof/>
                <w:webHidden/>
              </w:rPr>
            </w:r>
            <w:r>
              <w:rPr>
                <w:noProof/>
                <w:webHidden/>
              </w:rPr>
              <w:fldChar w:fldCharType="separate"/>
            </w:r>
            <w:r>
              <w:rPr>
                <w:noProof/>
                <w:webHidden/>
              </w:rPr>
              <w:t>6</w:t>
            </w:r>
            <w:r>
              <w:rPr>
                <w:noProof/>
                <w:webHidden/>
              </w:rPr>
              <w:fldChar w:fldCharType="end"/>
            </w:r>
          </w:hyperlink>
        </w:p>
        <w:p w14:paraId="1C563AA9" w14:textId="77777777" w:rsidR="00077971" w:rsidRDefault="00077971" w:rsidP="00077971">
          <w:pPr>
            <w:pStyle w:val="TOC1"/>
            <w:tabs>
              <w:tab w:val="right" w:leader="dot" w:pos="9982"/>
            </w:tabs>
            <w:rPr>
              <w:noProof/>
            </w:rPr>
          </w:pPr>
          <w:hyperlink w:anchor="_Toc232144664" w:history="1">
            <w:r w:rsidRPr="000D120D">
              <w:rPr>
                <w:rStyle w:val="Hyperlink"/>
                <w:noProof/>
                <w:lang w:eastAsia="en-AU"/>
              </w:rPr>
              <w:t>4. Project Scope</w:t>
            </w:r>
            <w:r>
              <w:rPr>
                <w:noProof/>
                <w:webHidden/>
              </w:rPr>
              <w:tab/>
            </w:r>
            <w:r>
              <w:rPr>
                <w:noProof/>
                <w:webHidden/>
              </w:rPr>
              <w:fldChar w:fldCharType="begin"/>
            </w:r>
            <w:r>
              <w:rPr>
                <w:noProof/>
                <w:webHidden/>
              </w:rPr>
              <w:instrText xml:space="preserve"> PAGEREF _Toc232144664 \h </w:instrText>
            </w:r>
            <w:r>
              <w:rPr>
                <w:noProof/>
                <w:webHidden/>
              </w:rPr>
            </w:r>
            <w:r>
              <w:rPr>
                <w:noProof/>
                <w:webHidden/>
              </w:rPr>
              <w:fldChar w:fldCharType="separate"/>
            </w:r>
            <w:r>
              <w:rPr>
                <w:noProof/>
                <w:webHidden/>
              </w:rPr>
              <w:t>7</w:t>
            </w:r>
            <w:r>
              <w:rPr>
                <w:noProof/>
                <w:webHidden/>
              </w:rPr>
              <w:fldChar w:fldCharType="end"/>
            </w:r>
          </w:hyperlink>
        </w:p>
        <w:p w14:paraId="33152C6D" w14:textId="77777777" w:rsidR="00077971" w:rsidRDefault="00077971" w:rsidP="00077971">
          <w:pPr>
            <w:pStyle w:val="TOC2"/>
            <w:tabs>
              <w:tab w:val="right" w:leader="dot" w:pos="9982"/>
            </w:tabs>
            <w:rPr>
              <w:noProof/>
            </w:rPr>
          </w:pPr>
          <w:hyperlink w:anchor="_Toc232144665" w:history="1">
            <w:r w:rsidRPr="000D120D">
              <w:rPr>
                <w:rStyle w:val="Hyperlink"/>
                <w:noProof/>
                <w:lang w:eastAsia="en-AU"/>
              </w:rPr>
              <w:t>4.1 In Scope</w:t>
            </w:r>
            <w:r>
              <w:rPr>
                <w:noProof/>
                <w:webHidden/>
              </w:rPr>
              <w:tab/>
            </w:r>
            <w:r>
              <w:rPr>
                <w:noProof/>
                <w:webHidden/>
              </w:rPr>
              <w:fldChar w:fldCharType="begin"/>
            </w:r>
            <w:r>
              <w:rPr>
                <w:noProof/>
                <w:webHidden/>
              </w:rPr>
              <w:instrText xml:space="preserve"> PAGEREF _Toc232144665 \h </w:instrText>
            </w:r>
            <w:r>
              <w:rPr>
                <w:noProof/>
                <w:webHidden/>
              </w:rPr>
            </w:r>
            <w:r>
              <w:rPr>
                <w:noProof/>
                <w:webHidden/>
              </w:rPr>
              <w:fldChar w:fldCharType="separate"/>
            </w:r>
            <w:r>
              <w:rPr>
                <w:noProof/>
                <w:webHidden/>
              </w:rPr>
              <w:t>7</w:t>
            </w:r>
            <w:r>
              <w:rPr>
                <w:noProof/>
                <w:webHidden/>
              </w:rPr>
              <w:fldChar w:fldCharType="end"/>
            </w:r>
          </w:hyperlink>
        </w:p>
        <w:p w14:paraId="4E5632EE" w14:textId="77777777" w:rsidR="00077971" w:rsidRDefault="00077971" w:rsidP="00077971">
          <w:pPr>
            <w:pStyle w:val="TOC1"/>
            <w:tabs>
              <w:tab w:val="right" w:leader="dot" w:pos="9982"/>
            </w:tabs>
            <w:rPr>
              <w:noProof/>
            </w:rPr>
          </w:pPr>
          <w:hyperlink w:anchor="_Toc232144666" w:history="1">
            <w:r w:rsidRPr="000D120D">
              <w:rPr>
                <w:rStyle w:val="Hyperlink"/>
                <w:noProof/>
                <w:lang w:eastAsia="en-AU"/>
              </w:rPr>
              <w:t>5. Project Schedule</w:t>
            </w:r>
            <w:r>
              <w:rPr>
                <w:noProof/>
                <w:webHidden/>
              </w:rPr>
              <w:tab/>
            </w:r>
            <w:r>
              <w:rPr>
                <w:noProof/>
                <w:webHidden/>
              </w:rPr>
              <w:fldChar w:fldCharType="begin"/>
            </w:r>
            <w:r>
              <w:rPr>
                <w:noProof/>
                <w:webHidden/>
              </w:rPr>
              <w:instrText xml:space="preserve"> PAGEREF _Toc232144666 \h </w:instrText>
            </w:r>
            <w:r>
              <w:rPr>
                <w:noProof/>
                <w:webHidden/>
              </w:rPr>
            </w:r>
            <w:r>
              <w:rPr>
                <w:noProof/>
                <w:webHidden/>
              </w:rPr>
              <w:fldChar w:fldCharType="separate"/>
            </w:r>
            <w:r>
              <w:rPr>
                <w:noProof/>
                <w:webHidden/>
              </w:rPr>
              <w:t>8</w:t>
            </w:r>
            <w:r>
              <w:rPr>
                <w:noProof/>
                <w:webHidden/>
              </w:rPr>
              <w:fldChar w:fldCharType="end"/>
            </w:r>
          </w:hyperlink>
        </w:p>
        <w:p w14:paraId="5BECAC6D" w14:textId="77777777" w:rsidR="00077971" w:rsidRDefault="00077971" w:rsidP="00077971">
          <w:pPr>
            <w:pStyle w:val="TOC1"/>
            <w:tabs>
              <w:tab w:val="right" w:leader="dot" w:pos="9982"/>
            </w:tabs>
            <w:rPr>
              <w:noProof/>
            </w:rPr>
          </w:pPr>
          <w:hyperlink w:anchor="_Toc232144667" w:history="1">
            <w:r w:rsidRPr="000D120D">
              <w:rPr>
                <w:rStyle w:val="Hyperlink"/>
                <w:noProof/>
                <w:lang w:eastAsia="en-AU"/>
              </w:rPr>
              <w:t>5.1 Development Methodology</w:t>
            </w:r>
            <w:r>
              <w:rPr>
                <w:noProof/>
                <w:webHidden/>
              </w:rPr>
              <w:tab/>
            </w:r>
            <w:r>
              <w:rPr>
                <w:noProof/>
                <w:webHidden/>
              </w:rPr>
              <w:fldChar w:fldCharType="begin"/>
            </w:r>
            <w:r>
              <w:rPr>
                <w:noProof/>
                <w:webHidden/>
              </w:rPr>
              <w:instrText xml:space="preserve"> PAGEREF _Toc232144667 \h </w:instrText>
            </w:r>
            <w:r>
              <w:rPr>
                <w:noProof/>
                <w:webHidden/>
              </w:rPr>
            </w:r>
            <w:r>
              <w:rPr>
                <w:noProof/>
                <w:webHidden/>
              </w:rPr>
              <w:fldChar w:fldCharType="separate"/>
            </w:r>
            <w:r>
              <w:rPr>
                <w:noProof/>
                <w:webHidden/>
              </w:rPr>
              <w:t>8</w:t>
            </w:r>
            <w:r>
              <w:rPr>
                <w:noProof/>
                <w:webHidden/>
              </w:rPr>
              <w:fldChar w:fldCharType="end"/>
            </w:r>
          </w:hyperlink>
        </w:p>
        <w:p w14:paraId="219FB4E1" w14:textId="77777777" w:rsidR="00077971" w:rsidRDefault="00077971" w:rsidP="00077971">
          <w:pPr>
            <w:pStyle w:val="TOC2"/>
            <w:tabs>
              <w:tab w:val="right" w:leader="dot" w:pos="9982"/>
            </w:tabs>
            <w:rPr>
              <w:noProof/>
            </w:rPr>
          </w:pPr>
          <w:hyperlink w:anchor="_Toc232144668" w:history="1">
            <w:r w:rsidRPr="000D120D">
              <w:rPr>
                <w:rStyle w:val="Hyperlink"/>
                <w:noProof/>
                <w:lang w:eastAsia="en-AU"/>
              </w:rPr>
              <w:t>5.2 Work Breakdown Structure (WBS)</w:t>
            </w:r>
            <w:r>
              <w:rPr>
                <w:noProof/>
                <w:webHidden/>
              </w:rPr>
              <w:tab/>
            </w:r>
            <w:r>
              <w:rPr>
                <w:noProof/>
                <w:webHidden/>
              </w:rPr>
              <w:fldChar w:fldCharType="begin"/>
            </w:r>
            <w:r>
              <w:rPr>
                <w:noProof/>
                <w:webHidden/>
              </w:rPr>
              <w:instrText xml:space="preserve"> PAGEREF _Toc232144668 \h </w:instrText>
            </w:r>
            <w:r>
              <w:rPr>
                <w:noProof/>
                <w:webHidden/>
              </w:rPr>
            </w:r>
            <w:r>
              <w:rPr>
                <w:noProof/>
                <w:webHidden/>
              </w:rPr>
              <w:fldChar w:fldCharType="separate"/>
            </w:r>
            <w:r>
              <w:rPr>
                <w:noProof/>
                <w:webHidden/>
              </w:rPr>
              <w:t>9</w:t>
            </w:r>
            <w:r>
              <w:rPr>
                <w:noProof/>
                <w:webHidden/>
              </w:rPr>
              <w:fldChar w:fldCharType="end"/>
            </w:r>
          </w:hyperlink>
        </w:p>
        <w:p w14:paraId="06EAE911" w14:textId="77777777" w:rsidR="00077971" w:rsidRDefault="00077971" w:rsidP="00077971">
          <w:pPr>
            <w:pStyle w:val="TOC3"/>
            <w:tabs>
              <w:tab w:val="right" w:leader="dot" w:pos="9982"/>
            </w:tabs>
            <w:rPr>
              <w:noProof/>
            </w:rPr>
          </w:pPr>
          <w:hyperlink w:anchor="_Toc232144669" w:history="1">
            <w:r w:rsidRPr="000D120D">
              <w:rPr>
                <w:rStyle w:val="Hyperlink"/>
                <w:noProof/>
                <w:lang w:eastAsia="en-AU"/>
              </w:rPr>
              <w:t>A.  SaveBite Project WBS</w:t>
            </w:r>
            <w:r>
              <w:rPr>
                <w:noProof/>
                <w:webHidden/>
              </w:rPr>
              <w:tab/>
            </w:r>
            <w:r>
              <w:rPr>
                <w:noProof/>
                <w:webHidden/>
              </w:rPr>
              <w:fldChar w:fldCharType="begin"/>
            </w:r>
            <w:r>
              <w:rPr>
                <w:noProof/>
                <w:webHidden/>
              </w:rPr>
              <w:instrText xml:space="preserve"> PAGEREF _Toc232144669 \h </w:instrText>
            </w:r>
            <w:r>
              <w:rPr>
                <w:noProof/>
                <w:webHidden/>
              </w:rPr>
            </w:r>
            <w:r>
              <w:rPr>
                <w:noProof/>
                <w:webHidden/>
              </w:rPr>
              <w:fldChar w:fldCharType="separate"/>
            </w:r>
            <w:r>
              <w:rPr>
                <w:noProof/>
                <w:webHidden/>
              </w:rPr>
              <w:t>9</w:t>
            </w:r>
            <w:r>
              <w:rPr>
                <w:noProof/>
                <w:webHidden/>
              </w:rPr>
              <w:fldChar w:fldCharType="end"/>
            </w:r>
          </w:hyperlink>
        </w:p>
        <w:p w14:paraId="7CFBF608" w14:textId="77777777" w:rsidR="00077971" w:rsidRDefault="00077971" w:rsidP="00077971">
          <w:pPr>
            <w:pStyle w:val="TOC3"/>
            <w:tabs>
              <w:tab w:val="right" w:leader="dot" w:pos="9982"/>
            </w:tabs>
            <w:rPr>
              <w:noProof/>
            </w:rPr>
          </w:pPr>
          <w:hyperlink w:anchor="_Toc232144670" w:history="1">
            <w:r w:rsidRPr="000D120D">
              <w:rPr>
                <w:rStyle w:val="Hyperlink"/>
                <w:noProof/>
                <w:lang w:eastAsia="en-AU"/>
              </w:rPr>
              <w:t>B. Project Timeline</w:t>
            </w:r>
            <w:r>
              <w:rPr>
                <w:noProof/>
                <w:webHidden/>
              </w:rPr>
              <w:tab/>
            </w:r>
            <w:r>
              <w:rPr>
                <w:noProof/>
                <w:webHidden/>
              </w:rPr>
              <w:fldChar w:fldCharType="begin"/>
            </w:r>
            <w:r>
              <w:rPr>
                <w:noProof/>
                <w:webHidden/>
              </w:rPr>
              <w:instrText xml:space="preserve"> PAGEREF _Toc232144670 \h </w:instrText>
            </w:r>
            <w:r>
              <w:rPr>
                <w:noProof/>
                <w:webHidden/>
              </w:rPr>
            </w:r>
            <w:r>
              <w:rPr>
                <w:noProof/>
                <w:webHidden/>
              </w:rPr>
              <w:fldChar w:fldCharType="separate"/>
            </w:r>
            <w:r>
              <w:rPr>
                <w:noProof/>
                <w:webHidden/>
              </w:rPr>
              <w:t>12</w:t>
            </w:r>
            <w:r>
              <w:rPr>
                <w:noProof/>
                <w:webHidden/>
              </w:rPr>
              <w:fldChar w:fldCharType="end"/>
            </w:r>
          </w:hyperlink>
        </w:p>
        <w:p w14:paraId="691A8E56" w14:textId="77777777" w:rsidR="00077971" w:rsidRDefault="00077971" w:rsidP="00077971">
          <w:pPr>
            <w:pStyle w:val="TOC2"/>
            <w:tabs>
              <w:tab w:val="right" w:leader="dot" w:pos="9982"/>
            </w:tabs>
            <w:rPr>
              <w:noProof/>
            </w:rPr>
          </w:pPr>
          <w:hyperlink w:anchor="_Toc232144671" w:history="1">
            <w:r w:rsidRPr="000D120D">
              <w:rPr>
                <w:rStyle w:val="Hyperlink"/>
                <w:noProof/>
                <w:lang w:eastAsia="en-AU"/>
              </w:rPr>
              <w:t>5.4 Gantt Chart Baseline Schedule</w:t>
            </w:r>
            <w:r>
              <w:rPr>
                <w:noProof/>
                <w:webHidden/>
              </w:rPr>
              <w:tab/>
            </w:r>
            <w:r>
              <w:rPr>
                <w:noProof/>
                <w:webHidden/>
              </w:rPr>
              <w:fldChar w:fldCharType="begin"/>
            </w:r>
            <w:r>
              <w:rPr>
                <w:noProof/>
                <w:webHidden/>
              </w:rPr>
              <w:instrText xml:space="preserve"> PAGEREF _Toc232144671 \h </w:instrText>
            </w:r>
            <w:r>
              <w:rPr>
                <w:noProof/>
                <w:webHidden/>
              </w:rPr>
            </w:r>
            <w:r>
              <w:rPr>
                <w:noProof/>
                <w:webHidden/>
              </w:rPr>
              <w:fldChar w:fldCharType="separate"/>
            </w:r>
            <w:r>
              <w:rPr>
                <w:noProof/>
                <w:webHidden/>
              </w:rPr>
              <w:t>14</w:t>
            </w:r>
            <w:r>
              <w:rPr>
                <w:noProof/>
                <w:webHidden/>
              </w:rPr>
              <w:fldChar w:fldCharType="end"/>
            </w:r>
          </w:hyperlink>
        </w:p>
        <w:p w14:paraId="3AD355C7" w14:textId="77777777" w:rsidR="00077971" w:rsidRDefault="00077971" w:rsidP="00077971">
          <w:pPr>
            <w:pStyle w:val="TOC1"/>
            <w:tabs>
              <w:tab w:val="right" w:leader="dot" w:pos="9982"/>
            </w:tabs>
            <w:rPr>
              <w:noProof/>
            </w:rPr>
          </w:pPr>
          <w:hyperlink w:anchor="_Toc232144672" w:history="1">
            <w:r w:rsidRPr="000D120D">
              <w:rPr>
                <w:rStyle w:val="Hyperlink"/>
                <w:noProof/>
                <w:lang w:eastAsia="en-AU"/>
              </w:rPr>
              <w:t>6. Technical Description of the Proposed System</w:t>
            </w:r>
            <w:r>
              <w:rPr>
                <w:noProof/>
                <w:webHidden/>
              </w:rPr>
              <w:tab/>
            </w:r>
            <w:r>
              <w:rPr>
                <w:noProof/>
                <w:webHidden/>
              </w:rPr>
              <w:fldChar w:fldCharType="begin"/>
            </w:r>
            <w:r>
              <w:rPr>
                <w:noProof/>
                <w:webHidden/>
              </w:rPr>
              <w:instrText xml:space="preserve"> PAGEREF _Toc232144672 \h </w:instrText>
            </w:r>
            <w:r>
              <w:rPr>
                <w:noProof/>
                <w:webHidden/>
              </w:rPr>
            </w:r>
            <w:r>
              <w:rPr>
                <w:noProof/>
                <w:webHidden/>
              </w:rPr>
              <w:fldChar w:fldCharType="separate"/>
            </w:r>
            <w:r>
              <w:rPr>
                <w:noProof/>
                <w:webHidden/>
              </w:rPr>
              <w:t>14</w:t>
            </w:r>
            <w:r>
              <w:rPr>
                <w:noProof/>
                <w:webHidden/>
              </w:rPr>
              <w:fldChar w:fldCharType="end"/>
            </w:r>
          </w:hyperlink>
        </w:p>
        <w:p w14:paraId="588E99A5" w14:textId="77777777" w:rsidR="00077971" w:rsidRDefault="00077971" w:rsidP="00077971">
          <w:pPr>
            <w:pStyle w:val="TOC2"/>
            <w:tabs>
              <w:tab w:val="right" w:leader="dot" w:pos="9982"/>
            </w:tabs>
            <w:rPr>
              <w:noProof/>
            </w:rPr>
          </w:pPr>
          <w:hyperlink w:anchor="_Toc232144673" w:history="1">
            <w:r w:rsidRPr="000D120D">
              <w:rPr>
                <w:rStyle w:val="Hyperlink"/>
                <w:noProof/>
                <w:lang w:eastAsia="en-AU"/>
              </w:rPr>
              <w:t>6.1 Development Platform</w:t>
            </w:r>
            <w:r>
              <w:rPr>
                <w:noProof/>
                <w:webHidden/>
              </w:rPr>
              <w:tab/>
            </w:r>
            <w:r>
              <w:rPr>
                <w:noProof/>
                <w:webHidden/>
              </w:rPr>
              <w:fldChar w:fldCharType="begin"/>
            </w:r>
            <w:r>
              <w:rPr>
                <w:noProof/>
                <w:webHidden/>
              </w:rPr>
              <w:instrText xml:space="preserve"> PAGEREF _Toc232144673 \h </w:instrText>
            </w:r>
            <w:r>
              <w:rPr>
                <w:noProof/>
                <w:webHidden/>
              </w:rPr>
            </w:r>
            <w:r>
              <w:rPr>
                <w:noProof/>
                <w:webHidden/>
              </w:rPr>
              <w:fldChar w:fldCharType="separate"/>
            </w:r>
            <w:r>
              <w:rPr>
                <w:noProof/>
                <w:webHidden/>
              </w:rPr>
              <w:t>14</w:t>
            </w:r>
            <w:r>
              <w:rPr>
                <w:noProof/>
                <w:webHidden/>
              </w:rPr>
              <w:fldChar w:fldCharType="end"/>
            </w:r>
          </w:hyperlink>
        </w:p>
        <w:p w14:paraId="71A92D6C" w14:textId="77777777" w:rsidR="00077971" w:rsidRDefault="00077971" w:rsidP="00077971">
          <w:pPr>
            <w:pStyle w:val="TOC2"/>
            <w:tabs>
              <w:tab w:val="right" w:leader="dot" w:pos="9982"/>
            </w:tabs>
            <w:rPr>
              <w:noProof/>
            </w:rPr>
          </w:pPr>
          <w:hyperlink w:anchor="_Toc232144674" w:history="1">
            <w:r w:rsidRPr="000D120D">
              <w:rPr>
                <w:rStyle w:val="Hyperlink"/>
                <w:noProof/>
                <w:lang w:eastAsia="en-AU"/>
              </w:rPr>
              <w:t>6.2 Development Hardware Specification</w:t>
            </w:r>
            <w:r>
              <w:rPr>
                <w:noProof/>
                <w:webHidden/>
              </w:rPr>
              <w:tab/>
            </w:r>
            <w:r>
              <w:rPr>
                <w:noProof/>
                <w:webHidden/>
              </w:rPr>
              <w:fldChar w:fldCharType="begin"/>
            </w:r>
            <w:r>
              <w:rPr>
                <w:noProof/>
                <w:webHidden/>
              </w:rPr>
              <w:instrText xml:space="preserve"> PAGEREF _Toc232144674 \h </w:instrText>
            </w:r>
            <w:r>
              <w:rPr>
                <w:noProof/>
                <w:webHidden/>
              </w:rPr>
            </w:r>
            <w:r>
              <w:rPr>
                <w:noProof/>
                <w:webHidden/>
              </w:rPr>
              <w:fldChar w:fldCharType="separate"/>
            </w:r>
            <w:r>
              <w:rPr>
                <w:noProof/>
                <w:webHidden/>
              </w:rPr>
              <w:t>16</w:t>
            </w:r>
            <w:r>
              <w:rPr>
                <w:noProof/>
                <w:webHidden/>
              </w:rPr>
              <w:fldChar w:fldCharType="end"/>
            </w:r>
          </w:hyperlink>
        </w:p>
        <w:p w14:paraId="02408A50" w14:textId="77777777" w:rsidR="00077971" w:rsidRDefault="00077971" w:rsidP="00077971">
          <w:pPr>
            <w:pStyle w:val="TOC2"/>
            <w:tabs>
              <w:tab w:val="right" w:leader="dot" w:pos="9982"/>
            </w:tabs>
            <w:rPr>
              <w:noProof/>
            </w:rPr>
          </w:pPr>
          <w:hyperlink w:anchor="_Toc232144675" w:history="1">
            <w:r w:rsidRPr="000D120D">
              <w:rPr>
                <w:rStyle w:val="Hyperlink"/>
                <w:noProof/>
                <w:lang w:eastAsia="en-AU"/>
              </w:rPr>
              <w:t>6.3 Demonstration Platform</w:t>
            </w:r>
            <w:r>
              <w:rPr>
                <w:noProof/>
                <w:webHidden/>
              </w:rPr>
              <w:tab/>
            </w:r>
            <w:r>
              <w:rPr>
                <w:noProof/>
                <w:webHidden/>
              </w:rPr>
              <w:fldChar w:fldCharType="begin"/>
            </w:r>
            <w:r>
              <w:rPr>
                <w:noProof/>
                <w:webHidden/>
              </w:rPr>
              <w:instrText xml:space="preserve"> PAGEREF _Toc232144675 \h </w:instrText>
            </w:r>
            <w:r>
              <w:rPr>
                <w:noProof/>
                <w:webHidden/>
              </w:rPr>
            </w:r>
            <w:r>
              <w:rPr>
                <w:noProof/>
                <w:webHidden/>
              </w:rPr>
              <w:fldChar w:fldCharType="separate"/>
            </w:r>
            <w:r>
              <w:rPr>
                <w:noProof/>
                <w:webHidden/>
              </w:rPr>
              <w:t>16</w:t>
            </w:r>
            <w:r>
              <w:rPr>
                <w:noProof/>
                <w:webHidden/>
              </w:rPr>
              <w:fldChar w:fldCharType="end"/>
            </w:r>
          </w:hyperlink>
        </w:p>
        <w:p w14:paraId="0106DF21" w14:textId="77777777" w:rsidR="00077971" w:rsidRDefault="00077971" w:rsidP="00077971">
          <w:pPr>
            <w:pStyle w:val="TOC1"/>
            <w:tabs>
              <w:tab w:val="right" w:leader="dot" w:pos="9982"/>
            </w:tabs>
            <w:rPr>
              <w:noProof/>
            </w:rPr>
          </w:pPr>
          <w:hyperlink w:anchor="_Toc232144676" w:history="1">
            <w:r w:rsidRPr="000D120D">
              <w:rPr>
                <w:rStyle w:val="Hyperlink"/>
                <w:noProof/>
                <w:lang w:eastAsia="en-AU"/>
              </w:rPr>
              <w:t>7. Risk Management Plan</w:t>
            </w:r>
            <w:r>
              <w:rPr>
                <w:noProof/>
                <w:webHidden/>
              </w:rPr>
              <w:tab/>
            </w:r>
            <w:r>
              <w:rPr>
                <w:noProof/>
                <w:webHidden/>
              </w:rPr>
              <w:fldChar w:fldCharType="begin"/>
            </w:r>
            <w:r>
              <w:rPr>
                <w:noProof/>
                <w:webHidden/>
              </w:rPr>
              <w:instrText xml:space="preserve"> PAGEREF _Toc232144676 \h </w:instrText>
            </w:r>
            <w:r>
              <w:rPr>
                <w:noProof/>
                <w:webHidden/>
              </w:rPr>
            </w:r>
            <w:r>
              <w:rPr>
                <w:noProof/>
                <w:webHidden/>
              </w:rPr>
              <w:fldChar w:fldCharType="separate"/>
            </w:r>
            <w:r>
              <w:rPr>
                <w:noProof/>
                <w:webHidden/>
              </w:rPr>
              <w:t>17</w:t>
            </w:r>
            <w:r>
              <w:rPr>
                <w:noProof/>
                <w:webHidden/>
              </w:rPr>
              <w:fldChar w:fldCharType="end"/>
            </w:r>
          </w:hyperlink>
        </w:p>
        <w:p w14:paraId="7FAAB414" w14:textId="77777777" w:rsidR="00077971" w:rsidRDefault="00077971" w:rsidP="00077971">
          <w:pPr>
            <w:pStyle w:val="TOC1"/>
            <w:tabs>
              <w:tab w:val="right" w:leader="dot" w:pos="9982"/>
            </w:tabs>
            <w:rPr>
              <w:noProof/>
            </w:rPr>
          </w:pPr>
          <w:hyperlink w:anchor="_Toc232144677" w:history="1">
            <w:r w:rsidRPr="000D120D">
              <w:rPr>
                <w:rStyle w:val="Hyperlink"/>
                <w:noProof/>
                <w:lang w:eastAsia="en-AU"/>
              </w:rPr>
              <w:t>Reference</w:t>
            </w:r>
            <w:r>
              <w:rPr>
                <w:noProof/>
                <w:webHidden/>
              </w:rPr>
              <w:tab/>
            </w:r>
            <w:r>
              <w:rPr>
                <w:noProof/>
                <w:webHidden/>
              </w:rPr>
              <w:fldChar w:fldCharType="begin"/>
            </w:r>
            <w:r>
              <w:rPr>
                <w:noProof/>
                <w:webHidden/>
              </w:rPr>
              <w:instrText xml:space="preserve"> PAGEREF _Toc232144677 \h </w:instrText>
            </w:r>
            <w:r>
              <w:rPr>
                <w:noProof/>
                <w:webHidden/>
              </w:rPr>
            </w:r>
            <w:r>
              <w:rPr>
                <w:noProof/>
                <w:webHidden/>
              </w:rPr>
              <w:fldChar w:fldCharType="separate"/>
            </w:r>
            <w:r>
              <w:rPr>
                <w:noProof/>
                <w:webHidden/>
              </w:rPr>
              <w:t>19</w:t>
            </w:r>
            <w:r>
              <w:rPr>
                <w:noProof/>
                <w:webHidden/>
              </w:rPr>
              <w:fldChar w:fldCharType="end"/>
            </w:r>
          </w:hyperlink>
        </w:p>
        <w:p w14:paraId="7AC6AE5E" w14:textId="5953187C" w:rsidR="00077971" w:rsidRPr="00F56217" w:rsidRDefault="00077971" w:rsidP="00F56217">
          <w:r>
            <w:rPr>
              <w:b/>
              <w:bCs/>
              <w:noProof/>
            </w:rPr>
            <w:fldChar w:fldCharType="end"/>
          </w:r>
        </w:p>
      </w:sdtContent>
    </w:sdt>
    <w:p w14:paraId="331C4E13" w14:textId="77777777" w:rsidR="00077971" w:rsidRDefault="00077971" w:rsidP="00077971">
      <w:pPr>
        <w:tabs>
          <w:tab w:val="left" w:pos="6480"/>
        </w:tabs>
        <w:spacing w:line="276" w:lineRule="auto"/>
        <w:contextualSpacing/>
        <w:rPr>
          <w:rFonts w:eastAsia="Calibri"/>
        </w:rPr>
      </w:pPr>
    </w:p>
    <w:p w14:paraId="5FEC078A" w14:textId="77777777" w:rsidR="00077971" w:rsidRDefault="00077971" w:rsidP="00077971">
      <w:pPr>
        <w:tabs>
          <w:tab w:val="left" w:pos="6480"/>
        </w:tabs>
        <w:spacing w:line="276" w:lineRule="auto"/>
        <w:contextualSpacing/>
        <w:rPr>
          <w:rFonts w:eastAsia="Calibri"/>
        </w:rPr>
      </w:pPr>
    </w:p>
    <w:p w14:paraId="7CEA34C3" w14:textId="77777777" w:rsidR="00077971" w:rsidRDefault="00077971" w:rsidP="00077971">
      <w:pPr>
        <w:tabs>
          <w:tab w:val="left" w:pos="6480"/>
        </w:tabs>
        <w:spacing w:line="276" w:lineRule="auto"/>
        <w:contextualSpacing/>
        <w:rPr>
          <w:rFonts w:eastAsia="Calibri"/>
        </w:rPr>
      </w:pPr>
    </w:p>
    <w:p w14:paraId="3FF711CE" w14:textId="77777777" w:rsidR="00077971" w:rsidRPr="00FE6628" w:rsidRDefault="00077971" w:rsidP="00077971">
      <w:pPr>
        <w:tabs>
          <w:tab w:val="left" w:pos="6480"/>
        </w:tabs>
        <w:spacing w:line="276" w:lineRule="auto"/>
        <w:contextualSpacing/>
        <w:rPr>
          <w:rFonts w:eastAsia="Calibri"/>
          <w:color w:val="156082" w:themeColor="accent1"/>
        </w:rPr>
      </w:pPr>
      <w:r w:rsidRPr="00FE6628">
        <w:rPr>
          <w:rFonts w:eastAsia="Calibri"/>
          <w:color w:val="156082" w:themeColor="accent1"/>
        </w:rPr>
        <w:t>Table of Figure</w:t>
      </w:r>
    </w:p>
    <w:p w14:paraId="0472D425" w14:textId="77777777" w:rsidR="00077971" w:rsidRDefault="00077971" w:rsidP="00077971">
      <w:pPr>
        <w:pStyle w:val="TableofFigures"/>
        <w:tabs>
          <w:tab w:val="right" w:leader="dot" w:pos="9982"/>
        </w:tabs>
        <w:rPr>
          <w:noProof/>
        </w:rPr>
      </w:pPr>
      <w:r>
        <w:rPr>
          <w:rFonts w:eastAsia="Calibri"/>
        </w:rPr>
        <w:fldChar w:fldCharType="begin"/>
      </w:r>
      <w:r>
        <w:rPr>
          <w:rFonts w:eastAsia="Calibri"/>
        </w:rPr>
        <w:instrText xml:space="preserve"> TOC \h \z \c "Figure" </w:instrText>
      </w:r>
      <w:r>
        <w:rPr>
          <w:rFonts w:eastAsia="Calibri"/>
        </w:rPr>
        <w:fldChar w:fldCharType="separate"/>
      </w:r>
      <w:hyperlink w:anchor="_Toc232151884" w:history="1">
        <w:r w:rsidRPr="006C3A9D">
          <w:rPr>
            <w:rStyle w:val="Hyperlink"/>
            <w:noProof/>
          </w:rPr>
          <w:t>Figure 1: Wbs Main</w:t>
        </w:r>
        <w:r>
          <w:rPr>
            <w:noProof/>
            <w:webHidden/>
          </w:rPr>
          <w:tab/>
        </w:r>
        <w:r>
          <w:rPr>
            <w:noProof/>
            <w:webHidden/>
          </w:rPr>
          <w:fldChar w:fldCharType="begin"/>
        </w:r>
        <w:r>
          <w:rPr>
            <w:noProof/>
            <w:webHidden/>
          </w:rPr>
          <w:instrText xml:space="preserve"> PAGEREF _Toc232151884 \h </w:instrText>
        </w:r>
        <w:r>
          <w:rPr>
            <w:noProof/>
            <w:webHidden/>
          </w:rPr>
        </w:r>
        <w:r>
          <w:rPr>
            <w:noProof/>
            <w:webHidden/>
          </w:rPr>
          <w:fldChar w:fldCharType="separate"/>
        </w:r>
        <w:r>
          <w:rPr>
            <w:noProof/>
            <w:webHidden/>
          </w:rPr>
          <w:t>13</w:t>
        </w:r>
        <w:r>
          <w:rPr>
            <w:noProof/>
            <w:webHidden/>
          </w:rPr>
          <w:fldChar w:fldCharType="end"/>
        </w:r>
      </w:hyperlink>
    </w:p>
    <w:p w14:paraId="44414DC8" w14:textId="77777777" w:rsidR="00077971" w:rsidRDefault="00077971" w:rsidP="00077971">
      <w:pPr>
        <w:pStyle w:val="TableofFigures"/>
        <w:tabs>
          <w:tab w:val="right" w:leader="dot" w:pos="9982"/>
        </w:tabs>
        <w:rPr>
          <w:noProof/>
        </w:rPr>
      </w:pPr>
      <w:hyperlink w:anchor="_Toc232151885" w:history="1">
        <w:r w:rsidRPr="006C3A9D">
          <w:rPr>
            <w:rStyle w:val="Hyperlink"/>
            <w:noProof/>
          </w:rPr>
          <w:t>Figure 2: Gantt chart 1</w:t>
        </w:r>
        <w:r>
          <w:rPr>
            <w:noProof/>
            <w:webHidden/>
          </w:rPr>
          <w:tab/>
        </w:r>
        <w:r>
          <w:rPr>
            <w:noProof/>
            <w:webHidden/>
          </w:rPr>
          <w:fldChar w:fldCharType="begin"/>
        </w:r>
        <w:r>
          <w:rPr>
            <w:noProof/>
            <w:webHidden/>
          </w:rPr>
          <w:instrText xml:space="preserve"> PAGEREF _Toc232151885 \h </w:instrText>
        </w:r>
        <w:r>
          <w:rPr>
            <w:noProof/>
            <w:webHidden/>
          </w:rPr>
        </w:r>
        <w:r>
          <w:rPr>
            <w:noProof/>
            <w:webHidden/>
          </w:rPr>
          <w:fldChar w:fldCharType="separate"/>
        </w:r>
        <w:r>
          <w:rPr>
            <w:noProof/>
            <w:webHidden/>
          </w:rPr>
          <w:t>16</w:t>
        </w:r>
        <w:r>
          <w:rPr>
            <w:noProof/>
            <w:webHidden/>
          </w:rPr>
          <w:fldChar w:fldCharType="end"/>
        </w:r>
      </w:hyperlink>
    </w:p>
    <w:p w14:paraId="1851D04B" w14:textId="77777777" w:rsidR="00077971" w:rsidRDefault="00077971" w:rsidP="00077971">
      <w:pPr>
        <w:pStyle w:val="TableofFigures"/>
        <w:tabs>
          <w:tab w:val="right" w:leader="dot" w:pos="9982"/>
        </w:tabs>
        <w:rPr>
          <w:noProof/>
        </w:rPr>
      </w:pPr>
      <w:hyperlink w:anchor="_Toc232151886" w:history="1">
        <w:r w:rsidRPr="006C3A9D">
          <w:rPr>
            <w:rStyle w:val="Hyperlink"/>
            <w:noProof/>
          </w:rPr>
          <w:t>Figure 3: Gannt Chart 2</w:t>
        </w:r>
        <w:r>
          <w:rPr>
            <w:noProof/>
            <w:webHidden/>
          </w:rPr>
          <w:tab/>
        </w:r>
        <w:r>
          <w:rPr>
            <w:noProof/>
            <w:webHidden/>
          </w:rPr>
          <w:fldChar w:fldCharType="begin"/>
        </w:r>
        <w:r>
          <w:rPr>
            <w:noProof/>
            <w:webHidden/>
          </w:rPr>
          <w:instrText xml:space="preserve"> PAGEREF _Toc232151886 \h </w:instrText>
        </w:r>
        <w:r>
          <w:rPr>
            <w:noProof/>
            <w:webHidden/>
          </w:rPr>
        </w:r>
        <w:r>
          <w:rPr>
            <w:noProof/>
            <w:webHidden/>
          </w:rPr>
          <w:fldChar w:fldCharType="separate"/>
        </w:r>
        <w:r>
          <w:rPr>
            <w:noProof/>
            <w:webHidden/>
          </w:rPr>
          <w:t>17</w:t>
        </w:r>
        <w:r>
          <w:rPr>
            <w:noProof/>
            <w:webHidden/>
          </w:rPr>
          <w:fldChar w:fldCharType="end"/>
        </w:r>
      </w:hyperlink>
    </w:p>
    <w:p w14:paraId="15B09089" w14:textId="77777777" w:rsidR="00077971" w:rsidRDefault="00077971" w:rsidP="00077971">
      <w:pPr>
        <w:pStyle w:val="TableofFigures"/>
        <w:tabs>
          <w:tab w:val="right" w:leader="dot" w:pos="9982"/>
        </w:tabs>
        <w:rPr>
          <w:noProof/>
        </w:rPr>
      </w:pPr>
      <w:hyperlink w:anchor="_Toc232151887" w:history="1">
        <w:r w:rsidRPr="006C3A9D">
          <w:rPr>
            <w:rStyle w:val="Hyperlink"/>
            <w:noProof/>
          </w:rPr>
          <w:t>Figure 4: Ganttchart 3</w:t>
        </w:r>
        <w:r>
          <w:rPr>
            <w:noProof/>
            <w:webHidden/>
          </w:rPr>
          <w:tab/>
        </w:r>
        <w:r>
          <w:rPr>
            <w:noProof/>
            <w:webHidden/>
          </w:rPr>
          <w:fldChar w:fldCharType="begin"/>
        </w:r>
        <w:r>
          <w:rPr>
            <w:noProof/>
            <w:webHidden/>
          </w:rPr>
          <w:instrText xml:space="preserve"> PAGEREF _Toc232151887 \h </w:instrText>
        </w:r>
        <w:r>
          <w:rPr>
            <w:noProof/>
            <w:webHidden/>
          </w:rPr>
        </w:r>
        <w:r>
          <w:rPr>
            <w:noProof/>
            <w:webHidden/>
          </w:rPr>
          <w:fldChar w:fldCharType="separate"/>
        </w:r>
        <w:r>
          <w:rPr>
            <w:noProof/>
            <w:webHidden/>
          </w:rPr>
          <w:t>18</w:t>
        </w:r>
        <w:r>
          <w:rPr>
            <w:noProof/>
            <w:webHidden/>
          </w:rPr>
          <w:fldChar w:fldCharType="end"/>
        </w:r>
      </w:hyperlink>
    </w:p>
    <w:p w14:paraId="31A58F98" w14:textId="77777777" w:rsidR="00077971" w:rsidRDefault="00077971" w:rsidP="00077971">
      <w:pPr>
        <w:pStyle w:val="TableofFigures"/>
        <w:tabs>
          <w:tab w:val="right" w:leader="dot" w:pos="9982"/>
        </w:tabs>
        <w:rPr>
          <w:noProof/>
        </w:rPr>
      </w:pPr>
      <w:hyperlink w:anchor="_Toc232151888" w:history="1">
        <w:r w:rsidRPr="006C3A9D">
          <w:rPr>
            <w:rStyle w:val="Hyperlink"/>
            <w:noProof/>
          </w:rPr>
          <w:t>Figure 5: Gannt chart 4</w:t>
        </w:r>
        <w:r>
          <w:rPr>
            <w:noProof/>
            <w:webHidden/>
          </w:rPr>
          <w:tab/>
        </w:r>
        <w:r>
          <w:rPr>
            <w:noProof/>
            <w:webHidden/>
          </w:rPr>
          <w:fldChar w:fldCharType="begin"/>
        </w:r>
        <w:r>
          <w:rPr>
            <w:noProof/>
            <w:webHidden/>
          </w:rPr>
          <w:instrText xml:space="preserve"> PAGEREF _Toc232151888 \h </w:instrText>
        </w:r>
        <w:r>
          <w:rPr>
            <w:noProof/>
            <w:webHidden/>
          </w:rPr>
        </w:r>
        <w:r>
          <w:rPr>
            <w:noProof/>
            <w:webHidden/>
          </w:rPr>
          <w:fldChar w:fldCharType="separate"/>
        </w:r>
        <w:r>
          <w:rPr>
            <w:noProof/>
            <w:webHidden/>
          </w:rPr>
          <w:t>19</w:t>
        </w:r>
        <w:r>
          <w:rPr>
            <w:noProof/>
            <w:webHidden/>
          </w:rPr>
          <w:fldChar w:fldCharType="end"/>
        </w:r>
      </w:hyperlink>
    </w:p>
    <w:p w14:paraId="37827A0F" w14:textId="77777777" w:rsidR="00077971" w:rsidRDefault="00077971" w:rsidP="00077971">
      <w:pPr>
        <w:pStyle w:val="TableofFigures"/>
        <w:tabs>
          <w:tab w:val="right" w:leader="dot" w:pos="9982"/>
        </w:tabs>
        <w:rPr>
          <w:noProof/>
        </w:rPr>
      </w:pPr>
      <w:hyperlink w:anchor="_Toc232151889" w:history="1">
        <w:r w:rsidRPr="006C3A9D">
          <w:rPr>
            <w:rStyle w:val="Hyperlink"/>
            <w:noProof/>
          </w:rPr>
          <w:t>Figure 6: Gannt chart 5</w:t>
        </w:r>
        <w:r>
          <w:rPr>
            <w:noProof/>
            <w:webHidden/>
          </w:rPr>
          <w:tab/>
        </w:r>
        <w:r>
          <w:rPr>
            <w:noProof/>
            <w:webHidden/>
          </w:rPr>
          <w:fldChar w:fldCharType="begin"/>
        </w:r>
        <w:r>
          <w:rPr>
            <w:noProof/>
            <w:webHidden/>
          </w:rPr>
          <w:instrText xml:space="preserve"> PAGEREF _Toc232151889 \h </w:instrText>
        </w:r>
        <w:r>
          <w:rPr>
            <w:noProof/>
            <w:webHidden/>
          </w:rPr>
        </w:r>
        <w:r>
          <w:rPr>
            <w:noProof/>
            <w:webHidden/>
          </w:rPr>
          <w:fldChar w:fldCharType="separate"/>
        </w:r>
        <w:r>
          <w:rPr>
            <w:noProof/>
            <w:webHidden/>
          </w:rPr>
          <w:t>20</w:t>
        </w:r>
        <w:r>
          <w:rPr>
            <w:noProof/>
            <w:webHidden/>
          </w:rPr>
          <w:fldChar w:fldCharType="end"/>
        </w:r>
      </w:hyperlink>
    </w:p>
    <w:p w14:paraId="23916200" w14:textId="77777777" w:rsidR="00077971" w:rsidRDefault="00077971" w:rsidP="00077971">
      <w:pPr>
        <w:tabs>
          <w:tab w:val="left" w:pos="6480"/>
        </w:tabs>
        <w:spacing w:line="276" w:lineRule="auto"/>
        <w:contextualSpacing/>
        <w:rPr>
          <w:rFonts w:eastAsia="Calibri"/>
        </w:rPr>
      </w:pPr>
      <w:r>
        <w:rPr>
          <w:rFonts w:eastAsia="Calibri"/>
        </w:rPr>
        <w:fldChar w:fldCharType="end"/>
      </w:r>
    </w:p>
    <w:p w14:paraId="1B695798" w14:textId="77777777" w:rsidR="00077971" w:rsidRDefault="00077971" w:rsidP="00077971">
      <w:pPr>
        <w:tabs>
          <w:tab w:val="left" w:pos="6480"/>
        </w:tabs>
        <w:spacing w:line="276" w:lineRule="auto"/>
        <w:contextualSpacing/>
        <w:rPr>
          <w:rFonts w:eastAsia="Calibri"/>
        </w:rPr>
      </w:pPr>
    </w:p>
    <w:p w14:paraId="33522189" w14:textId="77777777" w:rsidR="00077971" w:rsidRDefault="00077971" w:rsidP="00077971">
      <w:pPr>
        <w:tabs>
          <w:tab w:val="left" w:pos="6480"/>
        </w:tabs>
        <w:spacing w:line="276" w:lineRule="auto"/>
        <w:contextualSpacing/>
        <w:rPr>
          <w:rFonts w:eastAsia="Calibri"/>
        </w:rPr>
      </w:pPr>
    </w:p>
    <w:p w14:paraId="6C117AB7" w14:textId="10C9E557" w:rsidR="00565E14" w:rsidRDefault="00565E14">
      <w:pPr>
        <w:spacing w:after="160" w:line="278" w:lineRule="auto"/>
      </w:pPr>
      <w:r>
        <w:br w:type="page"/>
      </w:r>
    </w:p>
    <w:p w14:paraId="5E9A1B74" w14:textId="77777777" w:rsidR="00565E14" w:rsidRPr="003912B2" w:rsidRDefault="00565E14" w:rsidP="00565E14">
      <w:pPr>
        <w:spacing w:after="80" w:line="360" w:lineRule="auto"/>
        <w:jc w:val="center"/>
      </w:pPr>
    </w:p>
    <w:tbl>
      <w:tblPr>
        <w:tblStyle w:val="TableGrid"/>
        <w:tblW w:w="0" w:type="auto"/>
        <w:tblLook w:val="04A0" w:firstRow="1" w:lastRow="0" w:firstColumn="1" w:lastColumn="0" w:noHBand="0" w:noVBand="1"/>
      </w:tblPr>
      <w:tblGrid>
        <w:gridCol w:w="2000"/>
        <w:gridCol w:w="2220"/>
        <w:gridCol w:w="4300"/>
      </w:tblGrid>
      <w:tr w:rsidR="00565E14" w:rsidRPr="003912B2" w14:paraId="6238DB88" w14:textId="77777777" w:rsidTr="001012C3">
        <w:trPr>
          <w:trHeight w:val="300"/>
        </w:trPr>
        <w:tc>
          <w:tcPr>
            <w:tcW w:w="2000" w:type="dxa"/>
            <w:hideMark/>
          </w:tcPr>
          <w:p w14:paraId="591C1146" w14:textId="77777777" w:rsidR="00565E14" w:rsidRPr="003912B2" w:rsidRDefault="00565E14" w:rsidP="001012C3">
            <w:pPr>
              <w:spacing w:after="80" w:line="360" w:lineRule="auto"/>
              <w:jc w:val="center"/>
              <w:rPr>
                <w:b/>
                <w:bCs/>
              </w:rPr>
            </w:pPr>
            <w:r w:rsidRPr="003912B2">
              <w:rPr>
                <w:b/>
                <w:bCs/>
              </w:rPr>
              <w:t>Role</w:t>
            </w:r>
          </w:p>
        </w:tc>
        <w:tc>
          <w:tcPr>
            <w:tcW w:w="2220" w:type="dxa"/>
            <w:hideMark/>
          </w:tcPr>
          <w:p w14:paraId="24CF85FE" w14:textId="77777777" w:rsidR="00565E14" w:rsidRPr="003912B2" w:rsidRDefault="00565E14" w:rsidP="001012C3">
            <w:pPr>
              <w:spacing w:after="80" w:line="360" w:lineRule="auto"/>
              <w:jc w:val="center"/>
              <w:rPr>
                <w:b/>
                <w:bCs/>
              </w:rPr>
            </w:pPr>
            <w:r w:rsidRPr="003912B2">
              <w:rPr>
                <w:b/>
                <w:bCs/>
              </w:rPr>
              <w:t>Name</w:t>
            </w:r>
          </w:p>
        </w:tc>
        <w:tc>
          <w:tcPr>
            <w:tcW w:w="4300" w:type="dxa"/>
            <w:hideMark/>
          </w:tcPr>
          <w:p w14:paraId="485439C3" w14:textId="77777777" w:rsidR="00565E14" w:rsidRPr="003912B2" w:rsidRDefault="00565E14" w:rsidP="001012C3">
            <w:pPr>
              <w:spacing w:after="80" w:line="360" w:lineRule="auto"/>
              <w:jc w:val="center"/>
              <w:rPr>
                <w:b/>
                <w:bCs/>
              </w:rPr>
            </w:pPr>
            <w:r w:rsidRPr="003912B2">
              <w:rPr>
                <w:b/>
                <w:bCs/>
              </w:rPr>
              <w:t>Student Email</w:t>
            </w:r>
          </w:p>
        </w:tc>
      </w:tr>
      <w:tr w:rsidR="00565E14" w:rsidRPr="003912B2" w14:paraId="2245468A" w14:textId="77777777" w:rsidTr="001012C3">
        <w:trPr>
          <w:trHeight w:val="300"/>
        </w:trPr>
        <w:tc>
          <w:tcPr>
            <w:tcW w:w="2000" w:type="dxa"/>
            <w:hideMark/>
          </w:tcPr>
          <w:p w14:paraId="3A4AED9D" w14:textId="77777777" w:rsidR="00565E14" w:rsidRPr="003912B2" w:rsidRDefault="00565E14" w:rsidP="001012C3">
            <w:pPr>
              <w:spacing w:after="80" w:line="360" w:lineRule="auto"/>
              <w:jc w:val="center"/>
            </w:pPr>
            <w:r w:rsidRPr="003912B2">
              <w:t>Team Leader</w:t>
            </w:r>
          </w:p>
        </w:tc>
        <w:tc>
          <w:tcPr>
            <w:tcW w:w="2220" w:type="dxa"/>
            <w:hideMark/>
          </w:tcPr>
          <w:p w14:paraId="678A6784" w14:textId="77777777" w:rsidR="00565E14" w:rsidRPr="003912B2" w:rsidRDefault="00565E14" w:rsidP="001012C3">
            <w:pPr>
              <w:spacing w:after="80" w:line="360" w:lineRule="auto"/>
              <w:jc w:val="center"/>
              <w:rPr>
                <w:b/>
                <w:bCs/>
              </w:rPr>
            </w:pPr>
            <w:r w:rsidRPr="003912B2">
              <w:rPr>
                <w:b/>
                <w:bCs/>
              </w:rPr>
              <w:t>Ganesh Wagle</w:t>
            </w:r>
          </w:p>
        </w:tc>
        <w:tc>
          <w:tcPr>
            <w:tcW w:w="4300" w:type="dxa"/>
            <w:hideMark/>
          </w:tcPr>
          <w:p w14:paraId="43B217BB" w14:textId="77777777" w:rsidR="00565E14" w:rsidRPr="003912B2" w:rsidRDefault="00565E14" w:rsidP="001012C3">
            <w:pPr>
              <w:spacing w:after="80" w:line="360" w:lineRule="auto"/>
              <w:jc w:val="center"/>
            </w:pPr>
            <w:r w:rsidRPr="003912B2">
              <w:t>ganesh.wagle23@midvalley.edu.np</w:t>
            </w:r>
          </w:p>
        </w:tc>
      </w:tr>
      <w:tr w:rsidR="00565E14" w:rsidRPr="003912B2" w14:paraId="51E30947" w14:textId="77777777" w:rsidTr="001012C3">
        <w:trPr>
          <w:trHeight w:val="300"/>
        </w:trPr>
        <w:tc>
          <w:tcPr>
            <w:tcW w:w="2000" w:type="dxa"/>
            <w:hideMark/>
          </w:tcPr>
          <w:p w14:paraId="56AFDB4C" w14:textId="77777777" w:rsidR="00565E14" w:rsidRPr="003912B2" w:rsidRDefault="00565E14" w:rsidP="001012C3">
            <w:pPr>
              <w:spacing w:after="80" w:line="360" w:lineRule="auto"/>
              <w:jc w:val="center"/>
            </w:pPr>
            <w:r w:rsidRPr="003912B2">
              <w:t>Member</w:t>
            </w:r>
          </w:p>
        </w:tc>
        <w:tc>
          <w:tcPr>
            <w:tcW w:w="2220" w:type="dxa"/>
            <w:hideMark/>
          </w:tcPr>
          <w:p w14:paraId="337CD12C" w14:textId="77777777" w:rsidR="00565E14" w:rsidRPr="003912B2" w:rsidRDefault="00565E14" w:rsidP="001012C3">
            <w:pPr>
              <w:spacing w:after="80" w:line="360" w:lineRule="auto"/>
              <w:jc w:val="center"/>
            </w:pPr>
            <w:r w:rsidRPr="003912B2">
              <w:t>Rohit Gurdhami</w:t>
            </w:r>
          </w:p>
        </w:tc>
        <w:tc>
          <w:tcPr>
            <w:tcW w:w="4300" w:type="dxa"/>
            <w:hideMark/>
          </w:tcPr>
          <w:p w14:paraId="5671414D" w14:textId="77777777" w:rsidR="00565E14" w:rsidRPr="003912B2" w:rsidRDefault="00565E14" w:rsidP="001012C3">
            <w:pPr>
              <w:spacing w:after="80" w:line="360" w:lineRule="auto"/>
              <w:jc w:val="center"/>
            </w:pPr>
            <w:r w:rsidRPr="003912B2">
              <w:t>rohit.gurdhami23@midvalley.edu.np</w:t>
            </w:r>
          </w:p>
        </w:tc>
      </w:tr>
      <w:tr w:rsidR="00565E14" w:rsidRPr="003912B2" w14:paraId="3EFAB935" w14:textId="77777777" w:rsidTr="001012C3">
        <w:trPr>
          <w:trHeight w:val="300"/>
        </w:trPr>
        <w:tc>
          <w:tcPr>
            <w:tcW w:w="2000" w:type="dxa"/>
            <w:hideMark/>
          </w:tcPr>
          <w:p w14:paraId="0DE7CEA0" w14:textId="77777777" w:rsidR="00565E14" w:rsidRPr="003912B2" w:rsidRDefault="00565E14" w:rsidP="001012C3">
            <w:pPr>
              <w:spacing w:after="80" w:line="360" w:lineRule="auto"/>
              <w:jc w:val="center"/>
            </w:pPr>
            <w:r w:rsidRPr="003912B2">
              <w:t>Member</w:t>
            </w:r>
          </w:p>
        </w:tc>
        <w:tc>
          <w:tcPr>
            <w:tcW w:w="2220" w:type="dxa"/>
            <w:hideMark/>
          </w:tcPr>
          <w:p w14:paraId="10EE7DD6" w14:textId="77777777" w:rsidR="00565E14" w:rsidRPr="003912B2" w:rsidRDefault="00565E14" w:rsidP="001012C3">
            <w:pPr>
              <w:spacing w:after="80" w:line="360" w:lineRule="auto"/>
              <w:jc w:val="center"/>
            </w:pPr>
            <w:proofErr w:type="spellStart"/>
            <w:r w:rsidRPr="003912B2">
              <w:t>Buddhiman</w:t>
            </w:r>
            <w:proofErr w:type="spellEnd"/>
            <w:r w:rsidRPr="003912B2">
              <w:t xml:space="preserve"> B.K.</w:t>
            </w:r>
          </w:p>
        </w:tc>
        <w:tc>
          <w:tcPr>
            <w:tcW w:w="4300" w:type="dxa"/>
            <w:hideMark/>
          </w:tcPr>
          <w:p w14:paraId="285E2694" w14:textId="77777777" w:rsidR="00565E14" w:rsidRPr="003912B2" w:rsidRDefault="00565E14" w:rsidP="001012C3">
            <w:pPr>
              <w:spacing w:after="80" w:line="360" w:lineRule="auto"/>
              <w:jc w:val="center"/>
            </w:pPr>
            <w:r w:rsidRPr="003912B2">
              <w:t>buddhiman.bk23@midvalley.edu.np</w:t>
            </w:r>
          </w:p>
        </w:tc>
      </w:tr>
    </w:tbl>
    <w:p w14:paraId="339FFDFF" w14:textId="77777777" w:rsidR="00565E14" w:rsidRPr="003912B2" w:rsidRDefault="00565E14" w:rsidP="00565E14">
      <w:pPr>
        <w:spacing w:after="80" w:line="360" w:lineRule="auto"/>
        <w:jc w:val="center"/>
      </w:pPr>
    </w:p>
    <w:p w14:paraId="1BDFEE04" w14:textId="77777777" w:rsidR="00565E14" w:rsidRPr="003912B2" w:rsidRDefault="00565E14" w:rsidP="00565E14">
      <w:pPr>
        <w:spacing w:line="360" w:lineRule="auto"/>
        <w:jc w:val="center"/>
      </w:pPr>
    </w:p>
    <w:p w14:paraId="4682A71D" w14:textId="3DAA927C" w:rsidR="00565E14" w:rsidRPr="00565E14" w:rsidRDefault="00565E14" w:rsidP="00565E14">
      <w:pPr>
        <w:spacing w:line="360" w:lineRule="auto"/>
      </w:pPr>
      <w:r>
        <w:t xml:space="preserve">GitHub slink: </w:t>
      </w:r>
      <w:hyperlink r:id="rId9" w:history="1">
        <w:r w:rsidRPr="00621476">
          <w:rPr>
            <w:rStyle w:val="Hyperlink"/>
          </w:rPr>
          <w:t>https://github.com/rohitgurdhami/SaveBiteProject.git</w:t>
        </w:r>
      </w:hyperlink>
    </w:p>
    <w:p w14:paraId="1D51EA1D" w14:textId="77777777" w:rsidR="00565E14" w:rsidRPr="00BC7FEE" w:rsidRDefault="00565E14" w:rsidP="00565E14">
      <w:pPr>
        <w:tabs>
          <w:tab w:val="left" w:pos="6480"/>
        </w:tabs>
        <w:spacing w:line="276" w:lineRule="auto"/>
        <w:contextualSpacing/>
        <w:rPr>
          <w:rFonts w:eastAsia="Calibri"/>
        </w:rPr>
      </w:pPr>
    </w:p>
    <w:p w14:paraId="6A8F278F" w14:textId="77777777" w:rsidR="00565E14" w:rsidRPr="000874F7" w:rsidRDefault="00565E14" w:rsidP="00565E14">
      <w:pPr>
        <w:pStyle w:val="Heading1"/>
        <w:spacing w:line="360" w:lineRule="auto"/>
        <w:jc w:val="both"/>
        <w:rPr>
          <w:rFonts w:ascii="Times New Roman" w:hAnsi="Times New Roman" w:cs="Times New Roman"/>
          <w:sz w:val="28"/>
          <w:szCs w:val="28"/>
        </w:rPr>
      </w:pPr>
      <w:bookmarkStart w:id="0" w:name="_Toc232144661"/>
      <w:r w:rsidRPr="000874F7">
        <w:rPr>
          <w:rFonts w:ascii="Times New Roman" w:hAnsi="Times New Roman" w:cs="Times New Roman"/>
          <w:sz w:val="28"/>
          <w:szCs w:val="28"/>
        </w:rPr>
        <w:t>1. Overview</w:t>
      </w:r>
      <w:bookmarkEnd w:id="0"/>
    </w:p>
    <w:p w14:paraId="10ED8EAA" w14:textId="77777777" w:rsidR="00565E14" w:rsidRPr="000874F7" w:rsidRDefault="00565E14" w:rsidP="00565E14">
      <w:pPr>
        <w:pStyle w:val="NoSpacing"/>
        <w:spacing w:line="360" w:lineRule="auto"/>
        <w:jc w:val="both"/>
      </w:pPr>
      <w:r w:rsidRPr="000874F7">
        <w:t xml:space="preserve">Food waste is a major global problem, causing environmental, economic and social problems. The United Nations Environment Program (UNEP, 2021) estimated that in 2019, some 931 million tons of food was wasted, of which 61% was household food waste generated. In Malaysia, the situation is no different as some 17,000 tons of food waste are created per day, with 24% of it still edible (The Star, 2024). This waste not only results in degradation of the environment but also puts strain on landfills and wastes precious resources. The </w:t>
      </w:r>
      <w:proofErr w:type="spellStart"/>
      <w:r w:rsidRPr="000874F7">
        <w:t>SaveBite</w:t>
      </w:r>
      <w:proofErr w:type="spellEnd"/>
      <w:r w:rsidRPr="000874F7">
        <w:t xml:space="preserve"> project is driven by the desire to offer a practical, technology-based solution for the households to reduce food waste. Some research found that poor inventory management, over-purchasing, lack of awareness about the food expiry and inadequate meal planning are the main causes of household food waste (Secondi et al., 2015; </w:t>
      </w:r>
      <w:proofErr w:type="spellStart"/>
      <w:r w:rsidRPr="000874F7">
        <w:t>Papargyropoulou</w:t>
      </w:r>
      <w:proofErr w:type="spellEnd"/>
      <w:r w:rsidRPr="000874F7">
        <w:t xml:space="preserve"> et al., 2014). The results showed that there is a need to find a system which will be effective in managing the food resources more efficiently and minimizing the avoidable wasted food. Malaysian households, which encompass homemakers, working adults, families and university students who are tasked with food consumption and storage, are the primary consumers of </w:t>
      </w:r>
      <w:proofErr w:type="spellStart"/>
      <w:r w:rsidRPr="000874F7">
        <w:t>SaveBite</w:t>
      </w:r>
      <w:proofErr w:type="spellEnd"/>
      <w:r w:rsidRPr="000874F7">
        <w:t>. Secondary users may be community members, charitable organizations and food banks that could benefit from any leftover food items donated via the platform.</w:t>
      </w:r>
    </w:p>
    <w:p w14:paraId="0486D0F3" w14:textId="77777777" w:rsidR="00565E14" w:rsidRPr="000874F7" w:rsidRDefault="00565E14" w:rsidP="00565E14">
      <w:pPr>
        <w:spacing w:line="360" w:lineRule="auto"/>
        <w:jc w:val="both"/>
        <w:rPr>
          <w:bCs/>
          <w:szCs w:val="20"/>
          <w:lang w:eastAsia="en-AU"/>
        </w:rPr>
      </w:pPr>
      <w:proofErr w:type="spellStart"/>
      <w:r w:rsidRPr="000874F7">
        <w:rPr>
          <w:bCs/>
          <w:szCs w:val="20"/>
          <w:lang w:eastAsia="en-AU"/>
        </w:rPr>
        <w:t>SaveBite</w:t>
      </w:r>
      <w:proofErr w:type="spellEnd"/>
      <w:r w:rsidRPr="000874F7">
        <w:rPr>
          <w:bCs/>
          <w:szCs w:val="20"/>
          <w:lang w:eastAsia="en-AU"/>
        </w:rPr>
        <w:t xml:space="preserve"> will provide food waste management solutions in web applications which feature food inventory, expiry date tracking, meal planning, food donation management, notification and food saving analytics. These features aim to assist users make informed decisions regarding food management, minimize food waste and promote responsible consumption habits. </w:t>
      </w:r>
    </w:p>
    <w:p w14:paraId="430AAECD" w14:textId="77777777" w:rsidR="00565E14" w:rsidRPr="000874F7" w:rsidRDefault="00565E14" w:rsidP="00565E14">
      <w:pPr>
        <w:spacing w:line="360" w:lineRule="auto"/>
        <w:jc w:val="both"/>
        <w:rPr>
          <w:bCs/>
          <w:szCs w:val="20"/>
          <w:lang w:eastAsia="en-AU"/>
        </w:rPr>
      </w:pPr>
      <w:r w:rsidRPr="000874F7">
        <w:rPr>
          <w:bCs/>
          <w:szCs w:val="20"/>
          <w:lang w:eastAsia="en-AU"/>
        </w:rPr>
        <w:t xml:space="preserve">The system proposed is a new product specifically developed to meet the requirements of </w:t>
      </w:r>
      <w:proofErr w:type="spellStart"/>
      <w:r w:rsidRPr="000874F7">
        <w:rPr>
          <w:bCs/>
          <w:szCs w:val="20"/>
          <w:lang w:eastAsia="en-AU"/>
        </w:rPr>
        <w:t>SavePlate</w:t>
      </w:r>
      <w:proofErr w:type="spellEnd"/>
      <w:r w:rsidRPr="000874F7">
        <w:rPr>
          <w:bCs/>
          <w:szCs w:val="20"/>
          <w:lang w:eastAsia="en-AU"/>
        </w:rPr>
        <w:t xml:space="preserve"> case study. It is not an addition or improvement to an existing system. The </w:t>
      </w:r>
      <w:proofErr w:type="spellStart"/>
      <w:r w:rsidRPr="000874F7">
        <w:rPr>
          <w:bCs/>
          <w:szCs w:val="20"/>
          <w:lang w:eastAsia="en-AU"/>
        </w:rPr>
        <w:t>SaveBite</w:t>
      </w:r>
      <w:proofErr w:type="spellEnd"/>
      <w:r w:rsidRPr="000874F7">
        <w:rPr>
          <w:bCs/>
          <w:szCs w:val="20"/>
          <w:lang w:eastAsia="en-AU"/>
        </w:rPr>
        <w:t xml:space="preserve"> app combines several food waste reduction features into one platform, offering a holistic approach to better food management for households and to foster community food sharing. </w:t>
      </w:r>
    </w:p>
    <w:p w14:paraId="3560976E" w14:textId="08F182A1" w:rsidR="00565E14" w:rsidRPr="00E62A65" w:rsidRDefault="00565E14" w:rsidP="00565E14">
      <w:pPr>
        <w:spacing w:line="360" w:lineRule="auto"/>
        <w:jc w:val="both"/>
        <w:rPr>
          <w:bCs/>
          <w:szCs w:val="20"/>
          <w:lang w:eastAsia="en-AU"/>
        </w:rPr>
      </w:pPr>
      <w:r w:rsidRPr="000874F7">
        <w:rPr>
          <w:bCs/>
          <w:szCs w:val="20"/>
          <w:lang w:eastAsia="en-AU"/>
        </w:rPr>
        <w:t>The project will be built with free and open-source technologies</w:t>
      </w:r>
      <w:ins w:id="1" w:author="Microsoft Word" w:date="2026-06-11T14:04:00Z" w16du:dateUtc="2026-06-11T08:19:00Z">
        <w:r w:rsidRPr="000874F7">
          <w:rPr>
            <w:bCs/>
            <w:szCs w:val="20"/>
            <w:lang w:eastAsia="en-AU"/>
          </w:rPr>
          <w:t>,</w:t>
        </w:r>
      </w:ins>
      <w:r w:rsidRPr="000874F7">
        <w:rPr>
          <w:bCs/>
          <w:szCs w:val="20"/>
          <w:lang w:eastAsia="en-AU"/>
        </w:rPr>
        <w:t xml:space="preserve"> and the direct development cost is estimated to be 0. </w:t>
      </w:r>
      <w:proofErr w:type="spellStart"/>
      <w:r w:rsidRPr="000874F7">
        <w:rPr>
          <w:bCs/>
          <w:szCs w:val="20"/>
          <w:lang w:eastAsia="en-AU"/>
        </w:rPr>
        <w:t>SaveBite's</w:t>
      </w:r>
      <w:proofErr w:type="spellEnd"/>
      <w:r w:rsidRPr="000874F7">
        <w:rPr>
          <w:bCs/>
          <w:szCs w:val="20"/>
          <w:lang w:eastAsia="en-AU"/>
        </w:rPr>
        <w:t xml:space="preserve"> ability to embed its essential capabilities all within one platform also hopes to minimize unnecessary household food waste, sustainable consumption habits, and community food-sharing programs.</w:t>
      </w:r>
    </w:p>
    <w:p w14:paraId="559E3572" w14:textId="77777777" w:rsidR="00565E14" w:rsidRPr="000874F7" w:rsidRDefault="00565E14" w:rsidP="00565E14">
      <w:pPr>
        <w:pStyle w:val="Heading1"/>
        <w:spacing w:line="360" w:lineRule="auto"/>
        <w:jc w:val="both"/>
        <w:rPr>
          <w:rFonts w:ascii="Times New Roman" w:hAnsi="Times New Roman" w:cs="Times New Roman"/>
          <w:sz w:val="28"/>
          <w:szCs w:val="28"/>
          <w:lang w:eastAsia="en-AU"/>
        </w:rPr>
      </w:pPr>
      <w:bookmarkStart w:id="2" w:name="_Toc232144662"/>
      <w:r w:rsidRPr="000874F7">
        <w:rPr>
          <w:rFonts w:ascii="Times New Roman" w:hAnsi="Times New Roman" w:cs="Times New Roman"/>
          <w:sz w:val="28"/>
          <w:szCs w:val="28"/>
          <w:lang w:eastAsia="en-AU"/>
        </w:rPr>
        <w:t>2. Project Aims</w:t>
      </w:r>
      <w:bookmarkEnd w:id="2"/>
    </w:p>
    <w:p w14:paraId="31753221" w14:textId="77777777" w:rsidR="00565E14" w:rsidRPr="000874F7" w:rsidRDefault="00565E14" w:rsidP="00565E14">
      <w:pPr>
        <w:spacing w:line="360" w:lineRule="auto"/>
        <w:jc w:val="both"/>
        <w:rPr>
          <w:bCs/>
          <w:szCs w:val="20"/>
          <w:lang w:eastAsia="en-AU"/>
        </w:rPr>
      </w:pPr>
      <w:r w:rsidRPr="000874F7">
        <w:rPr>
          <w:bCs/>
          <w:szCs w:val="20"/>
          <w:lang w:eastAsia="en-AU"/>
        </w:rPr>
        <w:t xml:space="preserve">Project aims are general statements of goals and intentions which outline the overall purpose and outcome of a project. They give guidance by clarifying the goals that the project team would like to reach at the successful completion of the project (Sommerville, 2016). The </w:t>
      </w:r>
      <w:proofErr w:type="spellStart"/>
      <w:r w:rsidRPr="000874F7">
        <w:rPr>
          <w:bCs/>
          <w:szCs w:val="20"/>
          <w:lang w:eastAsia="en-AU"/>
        </w:rPr>
        <w:t>SaveBite</w:t>
      </w:r>
      <w:proofErr w:type="spellEnd"/>
      <w:r w:rsidRPr="000874F7">
        <w:rPr>
          <w:bCs/>
          <w:szCs w:val="20"/>
          <w:lang w:eastAsia="en-AU"/>
        </w:rPr>
        <w:t xml:space="preserve"> project is designed to tackle the escalating problem of household waste, by creating a technology-based solution that encourages sustainable food management, responsible food consumption and community involvement.</w:t>
      </w:r>
    </w:p>
    <w:p w14:paraId="7810DC0D" w14:textId="77777777" w:rsidR="00565E14" w:rsidRPr="000874F7" w:rsidRDefault="00565E14" w:rsidP="00565E14">
      <w:pPr>
        <w:spacing w:line="360" w:lineRule="auto"/>
        <w:jc w:val="both"/>
        <w:rPr>
          <w:bCs/>
          <w:szCs w:val="20"/>
          <w:lang w:eastAsia="en-AU"/>
        </w:rPr>
      </w:pPr>
      <w:r w:rsidRPr="000874F7">
        <w:rPr>
          <w:bCs/>
          <w:szCs w:val="20"/>
          <w:lang w:eastAsia="en-AU"/>
        </w:rPr>
        <w:t xml:space="preserve">The objectives of </w:t>
      </w:r>
      <w:proofErr w:type="spellStart"/>
      <w:r w:rsidRPr="000874F7">
        <w:rPr>
          <w:bCs/>
          <w:szCs w:val="20"/>
          <w:lang w:eastAsia="en-AU"/>
        </w:rPr>
        <w:t>SaveBite</w:t>
      </w:r>
      <w:proofErr w:type="spellEnd"/>
      <w:r w:rsidRPr="000874F7">
        <w:rPr>
          <w:bCs/>
          <w:szCs w:val="20"/>
          <w:lang w:eastAsia="en-AU"/>
        </w:rPr>
        <w:t xml:space="preserve"> project are:</w:t>
      </w:r>
    </w:p>
    <w:p w14:paraId="39D6C42D"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minimize wasteful use of food items in the household by promoting good food management and consumption by Malaysian households.</w:t>
      </w:r>
    </w:p>
    <w:p w14:paraId="7F30CA16"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encourage responsible and sustainable food consumption by raising awareness about food consumption, storage and preservation.</w:t>
      </w:r>
    </w:p>
    <w:p w14:paraId="0DC5A2BC"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encourage better utilization of food resources and minimize the unnecessary disposal of edible food.</w:t>
      </w:r>
    </w:p>
    <w:p w14:paraId="7200B9C5"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encourage community efforts in food sharing by enabling surplus food to be redistributed to people and groups that can use it.</w:t>
      </w:r>
    </w:p>
    <w:p w14:paraId="20E3B29B"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support a sustainable environment by minimizing food waste to landfills and responsible use of resources.</w:t>
      </w:r>
    </w:p>
    <w:p w14:paraId="5A47977C"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increase the food security level of the communities themselves by encouraging sharing of surplus food and minimizing needless food waste.</w:t>
      </w:r>
    </w:p>
    <w:p w14:paraId="078B4C36"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promote awareness of the environmental, economic and social consequences of food waste and sustainable food management.</w:t>
      </w:r>
    </w:p>
    <w:p w14:paraId="05F77722"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create a user-friendly digital platform which supports households in their food management and waste reduction decisions.</w:t>
      </w:r>
    </w:p>
    <w:p w14:paraId="01A1F9B8"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 xml:space="preserve">To contribute to the aims of the </w:t>
      </w:r>
      <w:proofErr w:type="spellStart"/>
      <w:r w:rsidRPr="000874F7">
        <w:rPr>
          <w:bCs/>
          <w:szCs w:val="20"/>
          <w:lang w:eastAsia="en-AU"/>
        </w:rPr>
        <w:t>SavePlate</w:t>
      </w:r>
      <w:proofErr w:type="spellEnd"/>
      <w:r w:rsidRPr="000874F7">
        <w:rPr>
          <w:bCs/>
          <w:szCs w:val="20"/>
          <w:lang w:eastAsia="en-AU"/>
        </w:rPr>
        <w:t xml:space="preserve"> project by offering a novel and feasible solution to avoid food waste and adopt sustainable living habits.</w:t>
      </w:r>
    </w:p>
    <w:p w14:paraId="3DF5BB52" w14:textId="77777777" w:rsidR="00565E14" w:rsidRPr="000874F7" w:rsidRDefault="00565E14" w:rsidP="00565E14">
      <w:pPr>
        <w:pStyle w:val="ListParagraph"/>
        <w:numPr>
          <w:ilvl w:val="0"/>
          <w:numId w:val="3"/>
        </w:numPr>
        <w:spacing w:line="360" w:lineRule="auto"/>
        <w:jc w:val="both"/>
        <w:rPr>
          <w:bCs/>
          <w:szCs w:val="20"/>
          <w:lang w:eastAsia="en-AU"/>
        </w:rPr>
      </w:pPr>
      <w:r w:rsidRPr="000874F7">
        <w:rPr>
          <w:bCs/>
          <w:szCs w:val="20"/>
          <w:lang w:eastAsia="en-AU"/>
        </w:rPr>
        <w:t>To provide a useful and socially useful system that can make a positive difference to households, communities and the environment.</w:t>
      </w:r>
    </w:p>
    <w:p w14:paraId="17200A77" w14:textId="77777777" w:rsidR="00565E14" w:rsidRDefault="00565E14" w:rsidP="00565E14">
      <w:pPr>
        <w:spacing w:line="360" w:lineRule="auto"/>
        <w:jc w:val="both"/>
        <w:rPr>
          <w:bCs/>
          <w:szCs w:val="20"/>
          <w:lang w:eastAsia="en-AU"/>
        </w:rPr>
      </w:pPr>
    </w:p>
    <w:p w14:paraId="433E35B9" w14:textId="77777777" w:rsidR="00565E14" w:rsidRPr="004D7179" w:rsidRDefault="00565E14" w:rsidP="00565E14">
      <w:pPr>
        <w:spacing w:line="360" w:lineRule="auto"/>
        <w:jc w:val="both"/>
        <w:rPr>
          <w:bCs/>
          <w:szCs w:val="20"/>
          <w:lang w:eastAsia="en-AU"/>
        </w:rPr>
      </w:pPr>
    </w:p>
    <w:p w14:paraId="449FC06A" w14:textId="77777777" w:rsidR="00565E14" w:rsidRPr="004D094D" w:rsidRDefault="00565E14" w:rsidP="00565E14">
      <w:pPr>
        <w:pStyle w:val="Heading1"/>
        <w:spacing w:line="360" w:lineRule="auto"/>
        <w:jc w:val="both"/>
        <w:rPr>
          <w:rFonts w:ascii="Times New Roman" w:hAnsi="Times New Roman" w:cs="Times New Roman"/>
          <w:sz w:val="28"/>
          <w:szCs w:val="28"/>
          <w:lang w:eastAsia="en-AU"/>
        </w:rPr>
      </w:pPr>
      <w:bookmarkStart w:id="3" w:name="_Toc232144663"/>
      <w:r w:rsidRPr="000874F7">
        <w:rPr>
          <w:rFonts w:ascii="Times New Roman" w:hAnsi="Times New Roman" w:cs="Times New Roman"/>
          <w:sz w:val="28"/>
          <w:szCs w:val="28"/>
          <w:lang w:eastAsia="en-AU"/>
        </w:rPr>
        <w:t>3. Project Objectives</w:t>
      </w:r>
      <w:bookmarkEnd w:id="3"/>
    </w:p>
    <w:p w14:paraId="3FA583EA" w14:textId="77777777" w:rsidR="00565E14" w:rsidRPr="00FD2FD4" w:rsidRDefault="00565E14" w:rsidP="00565E14">
      <w:pPr>
        <w:spacing w:line="360" w:lineRule="auto"/>
        <w:jc w:val="both"/>
        <w:rPr>
          <w:bCs/>
          <w:szCs w:val="20"/>
          <w:lang w:eastAsia="en-AU"/>
        </w:rPr>
      </w:pPr>
      <w:r w:rsidRPr="00FD2FD4">
        <w:rPr>
          <w:bCs/>
          <w:szCs w:val="20"/>
          <w:lang w:eastAsia="en-AU"/>
        </w:rPr>
        <w:t xml:space="preserve">A project goal is a specific and measurable outcome that is the target of a project. The </w:t>
      </w:r>
      <w:proofErr w:type="spellStart"/>
      <w:r w:rsidRPr="00FD2FD4">
        <w:rPr>
          <w:bCs/>
          <w:szCs w:val="20"/>
          <w:lang w:eastAsia="en-AU"/>
        </w:rPr>
        <w:t>SaveBite</w:t>
      </w:r>
      <w:proofErr w:type="spellEnd"/>
      <w:r w:rsidRPr="00FD2FD4">
        <w:rPr>
          <w:bCs/>
          <w:szCs w:val="20"/>
          <w:lang w:eastAsia="en-AU"/>
        </w:rPr>
        <w:t xml:space="preserve"> project objectives are stated in a clear manner and are held to be specific, measurable, achievable, relevant and time-bound (SMART) within the framework of The Digital Project Manager (2023).</w:t>
      </w:r>
    </w:p>
    <w:p w14:paraId="4BC286F1" w14:textId="77777777" w:rsidR="00565E14" w:rsidRPr="00FD2FD4" w:rsidRDefault="00565E14" w:rsidP="00565E14">
      <w:pPr>
        <w:spacing w:line="360" w:lineRule="auto"/>
        <w:jc w:val="both"/>
        <w:rPr>
          <w:bCs/>
          <w:szCs w:val="20"/>
          <w:lang w:eastAsia="en-AU"/>
        </w:rPr>
      </w:pPr>
      <w:r w:rsidRPr="00FD2FD4">
        <w:rPr>
          <w:bCs/>
          <w:szCs w:val="20"/>
          <w:lang w:eastAsia="en-AU"/>
        </w:rPr>
        <w:t xml:space="preserve">The aims of the </w:t>
      </w:r>
      <w:proofErr w:type="spellStart"/>
      <w:r w:rsidRPr="00FD2FD4">
        <w:rPr>
          <w:bCs/>
          <w:szCs w:val="20"/>
          <w:lang w:eastAsia="en-AU"/>
        </w:rPr>
        <w:t>SaveBite</w:t>
      </w:r>
      <w:proofErr w:type="spellEnd"/>
      <w:r w:rsidRPr="00FD2FD4">
        <w:rPr>
          <w:bCs/>
          <w:szCs w:val="20"/>
          <w:lang w:eastAsia="en-AU"/>
        </w:rPr>
        <w:t xml:space="preserve"> project are:</w:t>
      </w:r>
    </w:p>
    <w:p w14:paraId="00BFAAB7" w14:textId="77777777" w:rsidR="00565E14" w:rsidRPr="00E92FD5" w:rsidRDefault="00565E14" w:rsidP="00565E14">
      <w:pPr>
        <w:pStyle w:val="ListParagraph"/>
        <w:numPr>
          <w:ilvl w:val="0"/>
          <w:numId w:val="4"/>
        </w:numPr>
        <w:spacing w:line="360" w:lineRule="auto"/>
        <w:jc w:val="both"/>
        <w:rPr>
          <w:bCs/>
          <w:szCs w:val="20"/>
          <w:lang w:eastAsia="en-AU"/>
        </w:rPr>
      </w:pPr>
      <w:r w:rsidRPr="00E92FD5">
        <w:rPr>
          <w:bCs/>
          <w:szCs w:val="20"/>
          <w:lang w:eastAsia="en-AU"/>
        </w:rPr>
        <w:t>To create, implement, test, and publish a fully functional food waste management system (web-based) by 19 August 2026, combining inventory management, meal planning, food donation, notification and analytics capabilities.</w:t>
      </w:r>
    </w:p>
    <w:p w14:paraId="5404D5D1" w14:textId="77777777" w:rsidR="00565E14" w:rsidRPr="00E92FD5" w:rsidRDefault="00565E14" w:rsidP="00565E14">
      <w:pPr>
        <w:pStyle w:val="ListParagraph"/>
        <w:numPr>
          <w:ilvl w:val="0"/>
          <w:numId w:val="4"/>
        </w:numPr>
        <w:spacing w:line="360" w:lineRule="auto"/>
        <w:jc w:val="both"/>
        <w:rPr>
          <w:bCs/>
          <w:szCs w:val="20"/>
          <w:lang w:eastAsia="en-AU"/>
        </w:rPr>
      </w:pPr>
      <w:r w:rsidRPr="00E92FD5">
        <w:rPr>
          <w:bCs/>
          <w:szCs w:val="20"/>
          <w:lang w:eastAsia="en-AU"/>
        </w:rPr>
        <w:t>To enable the updating, tracking and deleting food items and their expiry date to the users prior to project completion using a digital food inventory management system.</w:t>
      </w:r>
    </w:p>
    <w:p w14:paraId="588B9AA0" w14:textId="77777777" w:rsidR="00565E14" w:rsidRPr="00E92FD5" w:rsidRDefault="00565E14" w:rsidP="00565E14">
      <w:pPr>
        <w:pStyle w:val="ListParagraph"/>
        <w:numPr>
          <w:ilvl w:val="0"/>
          <w:numId w:val="4"/>
        </w:numPr>
        <w:spacing w:line="360" w:lineRule="auto"/>
        <w:jc w:val="both"/>
        <w:rPr>
          <w:bCs/>
          <w:szCs w:val="20"/>
          <w:lang w:eastAsia="en-AU"/>
        </w:rPr>
      </w:pPr>
      <w:r w:rsidRPr="00E92FD5">
        <w:rPr>
          <w:bCs/>
          <w:szCs w:val="20"/>
          <w:lang w:eastAsia="en-AU"/>
        </w:rPr>
        <w:t>To create an automated notification system to notify the user about the upcoming food expiry dates, donation events and meal planning before deployment.</w:t>
      </w:r>
    </w:p>
    <w:p w14:paraId="7EB7E069" w14:textId="77777777" w:rsidR="00565E14" w:rsidRPr="00E92FD5" w:rsidRDefault="00565E14" w:rsidP="00565E14">
      <w:pPr>
        <w:pStyle w:val="ListParagraph"/>
        <w:numPr>
          <w:ilvl w:val="0"/>
          <w:numId w:val="4"/>
        </w:numPr>
        <w:spacing w:line="360" w:lineRule="auto"/>
        <w:jc w:val="both"/>
        <w:rPr>
          <w:bCs/>
          <w:szCs w:val="20"/>
          <w:lang w:eastAsia="en-AU"/>
        </w:rPr>
      </w:pPr>
      <w:r w:rsidRPr="00E92FD5">
        <w:rPr>
          <w:bCs/>
          <w:szCs w:val="20"/>
          <w:lang w:eastAsia="en-AU"/>
        </w:rPr>
        <w:t>By the end of the project, to allow community food sharing by allowing users to create, browse, claim and manage listings of food donation on the platform.</w:t>
      </w:r>
    </w:p>
    <w:p w14:paraId="6F2918BF" w14:textId="77777777" w:rsidR="00565E14" w:rsidRPr="00E92FD5" w:rsidRDefault="00565E14" w:rsidP="00565E14">
      <w:pPr>
        <w:pStyle w:val="ListParagraph"/>
        <w:numPr>
          <w:ilvl w:val="0"/>
          <w:numId w:val="4"/>
        </w:numPr>
        <w:spacing w:line="360" w:lineRule="auto"/>
        <w:jc w:val="both"/>
        <w:rPr>
          <w:bCs/>
          <w:szCs w:val="20"/>
          <w:lang w:eastAsia="en-AU"/>
        </w:rPr>
      </w:pPr>
      <w:r w:rsidRPr="00E92FD5">
        <w:rPr>
          <w:bCs/>
          <w:szCs w:val="20"/>
          <w:lang w:eastAsia="en-AU"/>
        </w:rPr>
        <w:t xml:space="preserve">To deliver analytical reports and dashboards to users, showing the food-saving activities, and food </w:t>
      </w:r>
      <w:proofErr w:type="spellStart"/>
      <w:r w:rsidRPr="00E92FD5">
        <w:rPr>
          <w:bCs/>
          <w:szCs w:val="20"/>
          <w:lang w:eastAsia="en-AU"/>
        </w:rPr>
        <w:t>utilisation</w:t>
      </w:r>
      <w:proofErr w:type="spellEnd"/>
      <w:r w:rsidRPr="00E92FD5">
        <w:rPr>
          <w:bCs/>
          <w:szCs w:val="20"/>
          <w:lang w:eastAsia="en-AU"/>
        </w:rPr>
        <w:t xml:space="preserve"> trends and donation records, by the end of Iteration 2.</w:t>
      </w:r>
    </w:p>
    <w:p w14:paraId="16A75A4A" w14:textId="77777777" w:rsidR="00565E14" w:rsidRPr="00E92FD5" w:rsidRDefault="00565E14" w:rsidP="00565E14">
      <w:pPr>
        <w:pStyle w:val="ListParagraph"/>
        <w:numPr>
          <w:ilvl w:val="0"/>
          <w:numId w:val="4"/>
        </w:numPr>
        <w:spacing w:line="360" w:lineRule="auto"/>
        <w:jc w:val="both"/>
        <w:rPr>
          <w:bCs/>
          <w:szCs w:val="20"/>
          <w:lang w:eastAsia="en-AU"/>
        </w:rPr>
      </w:pPr>
      <w:r w:rsidRPr="00E92FD5">
        <w:rPr>
          <w:bCs/>
          <w:szCs w:val="20"/>
          <w:lang w:eastAsia="en-AU"/>
        </w:rPr>
        <w:t>To develop secure user authentication, account verification and privacy protection methods to protect user information and access to the system prior to deployment.</w:t>
      </w:r>
    </w:p>
    <w:p w14:paraId="2D3F88F3" w14:textId="77777777" w:rsidR="00565E14" w:rsidRPr="00E92FD5" w:rsidRDefault="00565E14" w:rsidP="00565E14">
      <w:pPr>
        <w:pStyle w:val="ListParagraph"/>
        <w:numPr>
          <w:ilvl w:val="0"/>
          <w:numId w:val="4"/>
        </w:numPr>
        <w:spacing w:line="360" w:lineRule="auto"/>
        <w:jc w:val="both"/>
        <w:rPr>
          <w:bCs/>
          <w:szCs w:val="20"/>
          <w:lang w:eastAsia="en-AU"/>
        </w:rPr>
      </w:pPr>
      <w:r w:rsidRPr="00E92FD5">
        <w:rPr>
          <w:bCs/>
          <w:szCs w:val="20"/>
          <w:lang w:eastAsia="en-AU"/>
        </w:rPr>
        <w:t xml:space="preserve">Complete all activities planned for the project within its 13-week timeframe (22 May 2026 – 19 August 2026) and ensure that these activities are completed in line with the project's functional and non-functional requirements outlined in </w:t>
      </w:r>
      <w:proofErr w:type="spellStart"/>
      <w:r w:rsidRPr="00E92FD5">
        <w:rPr>
          <w:bCs/>
          <w:szCs w:val="20"/>
          <w:lang w:eastAsia="en-AU"/>
        </w:rPr>
        <w:t>SavePlate</w:t>
      </w:r>
      <w:proofErr w:type="spellEnd"/>
      <w:r w:rsidRPr="00E92FD5">
        <w:rPr>
          <w:bCs/>
          <w:szCs w:val="20"/>
          <w:lang w:eastAsia="en-AU"/>
        </w:rPr>
        <w:t xml:space="preserve"> case study.</w:t>
      </w:r>
    </w:p>
    <w:p w14:paraId="7975915D" w14:textId="77777777" w:rsidR="00565E14" w:rsidRPr="003E068B" w:rsidRDefault="00565E14" w:rsidP="00565E14">
      <w:pPr>
        <w:pStyle w:val="ListParagraph"/>
        <w:numPr>
          <w:ilvl w:val="0"/>
          <w:numId w:val="4"/>
        </w:numPr>
        <w:spacing w:line="360" w:lineRule="auto"/>
        <w:jc w:val="both"/>
        <w:rPr>
          <w:bCs/>
          <w:szCs w:val="20"/>
          <w:lang w:eastAsia="en-AU"/>
        </w:rPr>
      </w:pPr>
      <w:r w:rsidRPr="00E92FD5">
        <w:rPr>
          <w:bCs/>
          <w:szCs w:val="20"/>
          <w:lang w:eastAsia="en-AU"/>
        </w:rPr>
        <w:t>Achieve effective system testing with all major modules operating as per the agreed requirements prior to project submission and demonstration.</w:t>
      </w:r>
      <w:r>
        <w:rPr>
          <w:bCs/>
          <w:szCs w:val="20"/>
          <w:lang w:eastAsia="en-AU"/>
        </w:rPr>
        <w:tab/>
      </w:r>
      <w:r>
        <w:rPr>
          <w:bCs/>
          <w:szCs w:val="20"/>
          <w:lang w:eastAsia="en-AU"/>
        </w:rPr>
        <w:tab/>
      </w:r>
    </w:p>
    <w:p w14:paraId="2C6FF86C" w14:textId="77777777" w:rsidR="009D516C" w:rsidRDefault="009D516C" w:rsidP="00077971"/>
    <w:p w14:paraId="5BEBB30D" w14:textId="77777777" w:rsidR="00C930DE" w:rsidRPr="00E434F8" w:rsidRDefault="00C930DE" w:rsidP="00C930DE">
      <w:pPr>
        <w:pStyle w:val="Heading1"/>
        <w:spacing w:line="360" w:lineRule="auto"/>
        <w:jc w:val="both"/>
        <w:rPr>
          <w:rFonts w:ascii="Times New Roman" w:hAnsi="Times New Roman" w:cs="Times New Roman"/>
          <w:sz w:val="28"/>
          <w:szCs w:val="28"/>
          <w:lang w:eastAsia="en-AU"/>
        </w:rPr>
      </w:pPr>
      <w:bookmarkStart w:id="4" w:name="_Toc232144664"/>
      <w:r w:rsidRPr="00E434F8">
        <w:rPr>
          <w:rFonts w:ascii="Times New Roman" w:hAnsi="Times New Roman" w:cs="Times New Roman"/>
          <w:sz w:val="28"/>
          <w:szCs w:val="28"/>
          <w:lang w:eastAsia="en-AU"/>
        </w:rPr>
        <w:t>4. Project Scope</w:t>
      </w:r>
      <w:bookmarkEnd w:id="4"/>
    </w:p>
    <w:p w14:paraId="7C40E8B0" w14:textId="77777777" w:rsidR="00C930DE" w:rsidRPr="00E434F8" w:rsidRDefault="00C930DE" w:rsidP="00C930DE">
      <w:pPr>
        <w:spacing w:line="360" w:lineRule="auto"/>
        <w:jc w:val="both"/>
        <w:rPr>
          <w:bCs/>
          <w:lang w:eastAsia="en-AU"/>
        </w:rPr>
      </w:pPr>
      <w:r w:rsidRPr="00E434F8">
        <w:rPr>
          <w:bCs/>
          <w:lang w:eastAsia="en-AU"/>
        </w:rPr>
        <w:t>Project scope describes boundaries of the project from the features to be provided to the features that are deliberately excluded. Defining the scope helps to manage the expectations of the stakeholders, to plan the project, and to prevent scope creep which can negatively affect the project schedule, budget, and software quality (Sommerville, 2016). The Project Management Institute (PMI, 2021) said that the project scope defines the standard for evaluating all project options and subsequent changes.</w:t>
      </w:r>
    </w:p>
    <w:p w14:paraId="612BA883" w14:textId="77777777" w:rsidR="00C930DE" w:rsidRPr="00C81D5C" w:rsidRDefault="00C930DE" w:rsidP="00C930DE">
      <w:pPr>
        <w:pStyle w:val="Heading2"/>
        <w:spacing w:line="360" w:lineRule="auto"/>
        <w:jc w:val="both"/>
        <w:rPr>
          <w:rFonts w:ascii="Times New Roman" w:hAnsi="Times New Roman" w:cs="Times New Roman"/>
          <w:lang w:eastAsia="en-AU"/>
        </w:rPr>
      </w:pPr>
      <w:bookmarkStart w:id="5" w:name="_Toc232144665"/>
      <w:r w:rsidRPr="00C81D5C">
        <w:rPr>
          <w:rFonts w:ascii="Times New Roman" w:hAnsi="Times New Roman" w:cs="Times New Roman"/>
          <w:lang w:eastAsia="en-AU"/>
        </w:rPr>
        <w:t>4.1 In Scope</w:t>
      </w:r>
      <w:bookmarkEnd w:id="5"/>
    </w:p>
    <w:p w14:paraId="62EC9E1A" w14:textId="77777777" w:rsidR="00C930DE" w:rsidRPr="00E434F8" w:rsidRDefault="00C930DE" w:rsidP="00C930DE">
      <w:pPr>
        <w:spacing w:line="360" w:lineRule="auto"/>
        <w:jc w:val="both"/>
        <w:rPr>
          <w:bCs/>
          <w:lang w:eastAsia="en-AU"/>
        </w:rPr>
      </w:pPr>
      <w:proofErr w:type="spellStart"/>
      <w:r w:rsidRPr="00E434F8">
        <w:rPr>
          <w:bCs/>
          <w:lang w:eastAsia="en-AU"/>
        </w:rPr>
        <w:t>SaveBite</w:t>
      </w:r>
      <w:proofErr w:type="spellEnd"/>
      <w:r w:rsidRPr="00E434F8">
        <w:rPr>
          <w:bCs/>
          <w:lang w:eastAsia="en-AU"/>
        </w:rPr>
        <w:t xml:space="preserve"> will provide the following essential features for the use cases outlined in the </w:t>
      </w:r>
      <w:proofErr w:type="spellStart"/>
      <w:r w:rsidRPr="00E434F8">
        <w:rPr>
          <w:bCs/>
          <w:lang w:eastAsia="en-AU"/>
        </w:rPr>
        <w:t>SavePlate</w:t>
      </w:r>
      <w:proofErr w:type="spellEnd"/>
      <w:r w:rsidRPr="00E434F8">
        <w:rPr>
          <w:bCs/>
          <w:lang w:eastAsia="en-AU"/>
        </w:rPr>
        <w:t xml:space="preserve"> Common Case Study:</w:t>
      </w:r>
    </w:p>
    <w:p w14:paraId="2A7A3698" w14:textId="77777777" w:rsidR="00C930DE" w:rsidRPr="00E434F8" w:rsidRDefault="00C930DE" w:rsidP="00C930DE">
      <w:pPr>
        <w:pStyle w:val="ListParagraph"/>
        <w:numPr>
          <w:ilvl w:val="0"/>
          <w:numId w:val="5"/>
        </w:numPr>
        <w:spacing w:line="360" w:lineRule="auto"/>
        <w:jc w:val="both"/>
        <w:rPr>
          <w:bCs/>
          <w:lang w:eastAsia="en-AU"/>
        </w:rPr>
      </w:pPr>
      <w:r w:rsidRPr="00E434F8">
        <w:rPr>
          <w:bCs/>
          <w:lang w:eastAsia="en-AU"/>
        </w:rPr>
        <w:t xml:space="preserve">User Registration and Account Management: Users will be able to register and manage their accounts, verify their identity, customize their privacy preferences, and update their profile information. </w:t>
      </w:r>
    </w:p>
    <w:p w14:paraId="2D8D3552" w14:textId="77777777" w:rsidR="00C930DE" w:rsidRPr="00E434F8" w:rsidRDefault="00C930DE" w:rsidP="00C930DE">
      <w:pPr>
        <w:pStyle w:val="ListParagraph"/>
        <w:numPr>
          <w:ilvl w:val="0"/>
          <w:numId w:val="5"/>
        </w:numPr>
        <w:spacing w:line="360" w:lineRule="auto"/>
        <w:jc w:val="both"/>
        <w:rPr>
          <w:bCs/>
          <w:lang w:eastAsia="en-AU"/>
        </w:rPr>
      </w:pPr>
      <w:r w:rsidRPr="00E434F8">
        <w:rPr>
          <w:bCs/>
          <w:lang w:eastAsia="en-AU"/>
        </w:rPr>
        <w:t xml:space="preserve">Food Inventory Management: Users can record, update, monitor and </w:t>
      </w:r>
      <w:proofErr w:type="spellStart"/>
      <w:r w:rsidRPr="00E434F8">
        <w:rPr>
          <w:bCs/>
          <w:lang w:eastAsia="en-AU"/>
        </w:rPr>
        <w:t>organise</w:t>
      </w:r>
      <w:proofErr w:type="spellEnd"/>
      <w:r w:rsidRPr="00E434F8">
        <w:rPr>
          <w:bCs/>
          <w:lang w:eastAsia="en-AU"/>
        </w:rPr>
        <w:t xml:space="preserve"> the food items in their household inventory, including quantity, category, place of storage and expiry date.</w:t>
      </w:r>
    </w:p>
    <w:p w14:paraId="1D4344F0" w14:textId="77777777" w:rsidR="00C930DE" w:rsidRPr="00E434F8" w:rsidRDefault="00C930DE" w:rsidP="00C930DE">
      <w:pPr>
        <w:pStyle w:val="ListParagraph"/>
        <w:numPr>
          <w:ilvl w:val="0"/>
          <w:numId w:val="5"/>
        </w:numPr>
        <w:spacing w:line="360" w:lineRule="auto"/>
        <w:jc w:val="both"/>
        <w:rPr>
          <w:bCs/>
          <w:lang w:eastAsia="en-AU"/>
        </w:rPr>
      </w:pPr>
      <w:r w:rsidRPr="00E434F8">
        <w:rPr>
          <w:bCs/>
          <w:lang w:eastAsia="en-AU"/>
        </w:rPr>
        <w:t>Food Donation Management - Users can list food items for donation and view/claim food items that are available to them in the community.</w:t>
      </w:r>
    </w:p>
    <w:p w14:paraId="38B85CDE" w14:textId="77777777" w:rsidR="00C930DE" w:rsidRPr="00E434F8" w:rsidRDefault="00C930DE" w:rsidP="00C930DE">
      <w:pPr>
        <w:pStyle w:val="ListParagraph"/>
        <w:numPr>
          <w:ilvl w:val="0"/>
          <w:numId w:val="5"/>
        </w:numPr>
        <w:spacing w:line="360" w:lineRule="auto"/>
        <w:jc w:val="both"/>
        <w:rPr>
          <w:bCs/>
          <w:lang w:eastAsia="en-AU"/>
        </w:rPr>
      </w:pPr>
      <w:r w:rsidRPr="00E434F8">
        <w:rPr>
          <w:bCs/>
          <w:lang w:eastAsia="en-AU"/>
        </w:rPr>
        <w:t>Food Analytics and Reporting - The system will offer visual summaries and reports to assist users in tracking food-saving efforts, contribution to the food bank, and waste reduction initiatives.</w:t>
      </w:r>
    </w:p>
    <w:p w14:paraId="13CF7489" w14:textId="77777777" w:rsidR="00C930DE" w:rsidRPr="00E434F8" w:rsidRDefault="00C930DE" w:rsidP="00C930DE">
      <w:pPr>
        <w:pStyle w:val="ListParagraph"/>
        <w:numPr>
          <w:ilvl w:val="0"/>
          <w:numId w:val="5"/>
        </w:numPr>
        <w:spacing w:line="360" w:lineRule="auto"/>
        <w:jc w:val="both"/>
        <w:rPr>
          <w:bCs/>
          <w:lang w:eastAsia="en-AU"/>
        </w:rPr>
      </w:pPr>
      <w:r w:rsidRPr="00E434F8">
        <w:rPr>
          <w:bCs/>
          <w:lang w:eastAsia="en-AU"/>
        </w:rPr>
        <w:t>Notification Management - Users will be notified of the expiry dates of foods, activities of donations, food planning reminders, and account-related information.</w:t>
      </w:r>
    </w:p>
    <w:p w14:paraId="18B674FA" w14:textId="77777777" w:rsidR="00C930DE" w:rsidRPr="00E434F8" w:rsidRDefault="00C930DE" w:rsidP="00C930DE">
      <w:pPr>
        <w:pStyle w:val="ListParagraph"/>
        <w:numPr>
          <w:ilvl w:val="0"/>
          <w:numId w:val="5"/>
        </w:numPr>
        <w:spacing w:line="360" w:lineRule="auto"/>
        <w:jc w:val="both"/>
        <w:rPr>
          <w:bCs/>
          <w:lang w:eastAsia="en-AU"/>
        </w:rPr>
      </w:pPr>
      <w:r w:rsidRPr="00E434F8">
        <w:rPr>
          <w:bCs/>
          <w:lang w:eastAsia="en-AU"/>
        </w:rPr>
        <w:t xml:space="preserve">Weekly Meal Planning - Users will be able to plan meals based on food available and will be able to plan meals each week to promote efficient food </w:t>
      </w:r>
      <w:proofErr w:type="spellStart"/>
      <w:r w:rsidRPr="00E434F8">
        <w:rPr>
          <w:bCs/>
          <w:lang w:eastAsia="en-AU"/>
        </w:rPr>
        <w:t>utilisation</w:t>
      </w:r>
      <w:proofErr w:type="spellEnd"/>
      <w:r w:rsidRPr="00E434F8">
        <w:rPr>
          <w:bCs/>
          <w:lang w:eastAsia="en-AU"/>
        </w:rPr>
        <w:t xml:space="preserve"> and </w:t>
      </w:r>
      <w:proofErr w:type="spellStart"/>
      <w:r w:rsidRPr="00E434F8">
        <w:rPr>
          <w:bCs/>
          <w:lang w:eastAsia="en-AU"/>
        </w:rPr>
        <w:t>minimise</w:t>
      </w:r>
      <w:proofErr w:type="spellEnd"/>
      <w:r w:rsidRPr="00E434F8">
        <w:rPr>
          <w:bCs/>
          <w:lang w:eastAsia="en-AU"/>
        </w:rPr>
        <w:t xml:space="preserve"> food waste.</w:t>
      </w:r>
    </w:p>
    <w:p w14:paraId="2AB2600E" w14:textId="77777777" w:rsidR="00C930DE" w:rsidRPr="00E434F8" w:rsidRDefault="00C930DE" w:rsidP="00C930DE">
      <w:pPr>
        <w:spacing w:line="360" w:lineRule="auto"/>
        <w:jc w:val="both"/>
        <w:rPr>
          <w:bCs/>
          <w:lang w:eastAsia="en-AU"/>
        </w:rPr>
      </w:pPr>
      <w:r w:rsidRPr="00E434F8">
        <w:rPr>
          <w:bCs/>
          <w:lang w:eastAsia="en-AU"/>
        </w:rPr>
        <w:t>Together, these capabilities will enable a fully integrated system for managing household food, reducing food waste and community food sharing.</w:t>
      </w:r>
    </w:p>
    <w:p w14:paraId="181BCCA2" w14:textId="77777777" w:rsidR="00C930DE" w:rsidRPr="00E434F8" w:rsidRDefault="00C930DE" w:rsidP="00C930DE">
      <w:pPr>
        <w:spacing w:line="360" w:lineRule="auto"/>
        <w:jc w:val="both"/>
        <w:rPr>
          <w:bCs/>
          <w:lang w:eastAsia="en-AU"/>
        </w:rPr>
      </w:pPr>
      <w:proofErr w:type="spellStart"/>
      <w:r w:rsidRPr="00E434F8">
        <w:rPr>
          <w:bCs/>
          <w:lang w:eastAsia="en-AU"/>
        </w:rPr>
        <w:t>SaveBite</w:t>
      </w:r>
      <w:proofErr w:type="spellEnd"/>
      <w:r w:rsidRPr="00E434F8">
        <w:rPr>
          <w:bCs/>
          <w:lang w:eastAsia="en-AU"/>
        </w:rPr>
        <w:t xml:space="preserve"> will be built as a web-based application and only have the functionality outlined in the </w:t>
      </w:r>
      <w:proofErr w:type="spellStart"/>
      <w:r w:rsidRPr="00E434F8">
        <w:rPr>
          <w:bCs/>
          <w:lang w:eastAsia="en-AU"/>
        </w:rPr>
        <w:t>SavePlate</w:t>
      </w:r>
      <w:proofErr w:type="spellEnd"/>
      <w:r w:rsidRPr="00E434F8">
        <w:rPr>
          <w:bCs/>
          <w:lang w:eastAsia="en-AU"/>
        </w:rPr>
        <w:t xml:space="preserve"> case study requirements. The scope will not include any extra functionality, integration, or improvements that aren't specified in this scope of work, as these are considered outside of the project boundary and will not be included in this iteration of the project.</w:t>
      </w:r>
    </w:p>
    <w:p w14:paraId="669C4A27" w14:textId="77777777" w:rsidR="0095144C" w:rsidRDefault="0095144C" w:rsidP="00077971"/>
    <w:p w14:paraId="086A8738" w14:textId="77777777" w:rsidR="009D1EA9" w:rsidRPr="00C81D5C" w:rsidRDefault="009D1EA9" w:rsidP="009D1EA9">
      <w:pPr>
        <w:pStyle w:val="Heading1"/>
        <w:spacing w:line="360" w:lineRule="auto"/>
        <w:jc w:val="both"/>
        <w:rPr>
          <w:rFonts w:ascii="Times New Roman" w:hAnsi="Times New Roman" w:cs="Times New Roman"/>
          <w:sz w:val="28"/>
          <w:szCs w:val="28"/>
          <w:lang w:eastAsia="en-AU"/>
        </w:rPr>
      </w:pPr>
      <w:bookmarkStart w:id="6" w:name="_Toc232144666"/>
      <w:r w:rsidRPr="00C81D5C">
        <w:rPr>
          <w:rFonts w:ascii="Times New Roman" w:hAnsi="Times New Roman" w:cs="Times New Roman"/>
          <w:sz w:val="28"/>
          <w:szCs w:val="28"/>
          <w:lang w:eastAsia="en-AU"/>
        </w:rPr>
        <w:t>5. Project Schedule</w:t>
      </w:r>
      <w:bookmarkEnd w:id="6"/>
    </w:p>
    <w:p w14:paraId="79D235C6" w14:textId="77777777" w:rsidR="009D1EA9" w:rsidRPr="00854922" w:rsidRDefault="009D1EA9" w:rsidP="009D1EA9">
      <w:pPr>
        <w:pStyle w:val="Heading1"/>
        <w:spacing w:line="360" w:lineRule="auto"/>
        <w:jc w:val="both"/>
        <w:rPr>
          <w:rFonts w:ascii="Times New Roman" w:hAnsi="Times New Roman" w:cs="Times New Roman"/>
          <w:sz w:val="26"/>
          <w:szCs w:val="26"/>
          <w:lang w:eastAsia="en-AU"/>
        </w:rPr>
      </w:pPr>
      <w:bookmarkStart w:id="7" w:name="_Toc232144667"/>
      <w:r w:rsidRPr="00854922">
        <w:rPr>
          <w:rFonts w:ascii="Times New Roman" w:hAnsi="Times New Roman" w:cs="Times New Roman"/>
          <w:sz w:val="26"/>
          <w:szCs w:val="26"/>
          <w:lang w:eastAsia="en-AU"/>
        </w:rPr>
        <w:t>5.1 Development Methodology</w:t>
      </w:r>
      <w:bookmarkEnd w:id="7"/>
    </w:p>
    <w:p w14:paraId="1065E33F" w14:textId="77777777" w:rsidR="009D1EA9" w:rsidRPr="00C54EF7" w:rsidRDefault="009D1EA9" w:rsidP="009D1EA9">
      <w:pPr>
        <w:spacing w:line="360" w:lineRule="auto"/>
        <w:jc w:val="both"/>
        <w:rPr>
          <w:bCs/>
          <w:lang w:eastAsia="en-AU"/>
        </w:rPr>
      </w:pPr>
      <w:r w:rsidRPr="00C54EF7">
        <w:rPr>
          <w:bCs/>
          <w:lang w:eastAsia="en-AU"/>
        </w:rPr>
        <w:t xml:space="preserve">Iterative and Incremental Development (IID) will be the methodology used in the development of </w:t>
      </w:r>
      <w:proofErr w:type="spellStart"/>
      <w:r w:rsidRPr="00C54EF7">
        <w:rPr>
          <w:bCs/>
          <w:lang w:eastAsia="en-AU"/>
        </w:rPr>
        <w:t>SaveBite</w:t>
      </w:r>
      <w:proofErr w:type="spellEnd"/>
      <w:r w:rsidRPr="00C54EF7">
        <w:rPr>
          <w:bCs/>
          <w:lang w:eastAsia="en-AU"/>
        </w:rPr>
        <w:t>. Iterative development allows software systems to be developed over a succession of developmental iterations, delivering functionality in successive stages, incorporating improvements because of testing and feedback (Sommerville, 2016). This helps to minimize the risks involved in development, enhance the quality of the software, and facilitate ongoing improvements throughout the development process.</w:t>
      </w:r>
    </w:p>
    <w:p w14:paraId="2FCB942C" w14:textId="77777777" w:rsidR="009D1EA9" w:rsidRPr="00C54EF7" w:rsidRDefault="009D1EA9" w:rsidP="009D1EA9">
      <w:pPr>
        <w:spacing w:line="360" w:lineRule="auto"/>
        <w:jc w:val="both"/>
        <w:rPr>
          <w:bCs/>
          <w:lang w:eastAsia="en-AU"/>
        </w:rPr>
      </w:pPr>
      <w:r w:rsidRPr="00C54EF7">
        <w:rPr>
          <w:bCs/>
          <w:lang w:eastAsia="en-AU"/>
        </w:rPr>
        <w:t xml:space="preserve">In software engineering, Iterative and Incremental Development is a well-established practice which allows us to build large and complex software systems as a series of small and incremental releases (Larman and Basili 2003). This approach is very well suited to the </w:t>
      </w:r>
      <w:proofErr w:type="spellStart"/>
      <w:r w:rsidRPr="00C54EF7">
        <w:rPr>
          <w:bCs/>
          <w:lang w:eastAsia="en-AU"/>
        </w:rPr>
        <w:t>SaveBite</w:t>
      </w:r>
      <w:proofErr w:type="spellEnd"/>
      <w:r w:rsidRPr="00C54EF7">
        <w:rPr>
          <w:bCs/>
          <w:lang w:eastAsia="en-AU"/>
        </w:rPr>
        <w:t xml:space="preserve"> system as it is composed of many functional modules that are incrementally developed, tested and integrated.</w:t>
      </w:r>
    </w:p>
    <w:p w14:paraId="30001CE0" w14:textId="77777777" w:rsidR="009D1EA9" w:rsidRPr="00C54EF7" w:rsidRDefault="009D1EA9" w:rsidP="009D1EA9">
      <w:pPr>
        <w:spacing w:line="360" w:lineRule="auto"/>
        <w:jc w:val="both"/>
        <w:rPr>
          <w:bCs/>
          <w:lang w:eastAsia="en-AU"/>
        </w:rPr>
      </w:pPr>
      <w:r w:rsidRPr="00C54EF7">
        <w:rPr>
          <w:bCs/>
          <w:lang w:eastAsia="en-AU"/>
        </w:rPr>
        <w:t xml:space="preserve">The </w:t>
      </w:r>
      <w:proofErr w:type="spellStart"/>
      <w:r w:rsidRPr="00C54EF7">
        <w:rPr>
          <w:bCs/>
          <w:lang w:eastAsia="en-AU"/>
        </w:rPr>
        <w:t>SaveBite</w:t>
      </w:r>
      <w:proofErr w:type="spellEnd"/>
      <w:r w:rsidRPr="00C54EF7">
        <w:rPr>
          <w:bCs/>
          <w:lang w:eastAsia="en-AU"/>
        </w:rPr>
        <w:t xml:space="preserve"> project will be implemented through two development iterations that align directly with the </w:t>
      </w:r>
      <w:proofErr w:type="spellStart"/>
      <w:r w:rsidRPr="00C54EF7">
        <w:rPr>
          <w:bCs/>
          <w:lang w:eastAsia="en-AU"/>
        </w:rPr>
        <w:t>SavePlate</w:t>
      </w:r>
      <w:proofErr w:type="spellEnd"/>
      <w:r w:rsidRPr="00C54EF7">
        <w:rPr>
          <w:bCs/>
          <w:lang w:eastAsia="en-AU"/>
        </w:rPr>
        <w:t xml:space="preserve"> case study use cases:</w:t>
      </w:r>
    </w:p>
    <w:p w14:paraId="0F607C65" w14:textId="77777777" w:rsidR="009D1EA9" w:rsidRPr="00C54EF7" w:rsidRDefault="009D1EA9" w:rsidP="009D1EA9">
      <w:pPr>
        <w:spacing w:line="360" w:lineRule="auto"/>
        <w:jc w:val="both"/>
        <w:rPr>
          <w:b/>
          <w:bCs/>
          <w:lang w:eastAsia="en-AU"/>
        </w:rPr>
      </w:pPr>
      <w:proofErr w:type="spellStart"/>
      <w:r w:rsidRPr="00C54EF7">
        <w:rPr>
          <w:b/>
          <w:bCs/>
          <w:lang w:eastAsia="en-AU"/>
        </w:rPr>
        <w:t>i</w:t>
      </w:r>
      <w:proofErr w:type="spellEnd"/>
      <w:r w:rsidRPr="00C54EF7">
        <w:rPr>
          <w:b/>
          <w:bCs/>
          <w:lang w:eastAsia="en-AU"/>
        </w:rPr>
        <w:t>. Iteration 1 (3 July 2026 – 24 July 2026)</w:t>
      </w:r>
    </w:p>
    <w:p w14:paraId="0390D8F4" w14:textId="77777777" w:rsidR="009D1EA9" w:rsidRPr="00C54EF7" w:rsidRDefault="009D1EA9" w:rsidP="009D1EA9">
      <w:pPr>
        <w:spacing w:line="360" w:lineRule="auto"/>
        <w:jc w:val="both"/>
        <w:rPr>
          <w:bCs/>
          <w:lang w:eastAsia="en-AU"/>
        </w:rPr>
      </w:pPr>
      <w:r w:rsidRPr="00C54EF7">
        <w:rPr>
          <w:bCs/>
          <w:lang w:eastAsia="en-AU"/>
        </w:rPr>
        <w:t>This iteration focuses on the core functionality required for household food management:</w:t>
      </w:r>
    </w:p>
    <w:p w14:paraId="66DFCD33" w14:textId="77777777" w:rsidR="009D1EA9" w:rsidRPr="00C54EF7" w:rsidRDefault="009D1EA9" w:rsidP="009D1EA9">
      <w:pPr>
        <w:numPr>
          <w:ilvl w:val="0"/>
          <w:numId w:val="6"/>
        </w:numPr>
        <w:spacing w:line="360" w:lineRule="auto"/>
        <w:jc w:val="both"/>
        <w:rPr>
          <w:lang w:eastAsia="en-AU"/>
        </w:rPr>
      </w:pPr>
      <w:r w:rsidRPr="00C54EF7">
        <w:rPr>
          <w:lang w:eastAsia="en-AU"/>
        </w:rPr>
        <w:t xml:space="preserve">UC1: User Registration and Account Management </w:t>
      </w:r>
    </w:p>
    <w:p w14:paraId="32CFFF16" w14:textId="77777777" w:rsidR="009D1EA9" w:rsidRPr="00C54EF7" w:rsidRDefault="009D1EA9" w:rsidP="009D1EA9">
      <w:pPr>
        <w:numPr>
          <w:ilvl w:val="0"/>
          <w:numId w:val="6"/>
        </w:numPr>
        <w:spacing w:line="360" w:lineRule="auto"/>
        <w:jc w:val="both"/>
        <w:rPr>
          <w:lang w:eastAsia="en-AU"/>
        </w:rPr>
      </w:pPr>
      <w:r w:rsidRPr="00C54EF7">
        <w:rPr>
          <w:lang w:eastAsia="en-AU"/>
        </w:rPr>
        <w:t xml:space="preserve">UC2: Food Inventory Management </w:t>
      </w:r>
    </w:p>
    <w:p w14:paraId="7079B57F" w14:textId="77777777" w:rsidR="009D1EA9" w:rsidRPr="00C54EF7" w:rsidRDefault="009D1EA9" w:rsidP="009D1EA9">
      <w:pPr>
        <w:numPr>
          <w:ilvl w:val="0"/>
          <w:numId w:val="6"/>
        </w:numPr>
        <w:spacing w:line="360" w:lineRule="auto"/>
        <w:jc w:val="both"/>
        <w:rPr>
          <w:lang w:eastAsia="en-AU"/>
        </w:rPr>
      </w:pPr>
      <w:r w:rsidRPr="00C54EF7">
        <w:rPr>
          <w:lang w:eastAsia="en-AU"/>
        </w:rPr>
        <w:t xml:space="preserve">UC3: Food Donation and Browsing Management </w:t>
      </w:r>
    </w:p>
    <w:p w14:paraId="0834C66C" w14:textId="77777777" w:rsidR="009D1EA9" w:rsidRPr="00C54EF7" w:rsidRDefault="009D1EA9" w:rsidP="009D1EA9">
      <w:pPr>
        <w:spacing w:line="360" w:lineRule="auto"/>
        <w:jc w:val="both"/>
        <w:rPr>
          <w:b/>
          <w:bCs/>
          <w:lang w:eastAsia="en-AU"/>
        </w:rPr>
      </w:pPr>
      <w:r w:rsidRPr="00C54EF7">
        <w:rPr>
          <w:b/>
          <w:bCs/>
          <w:lang w:eastAsia="en-AU"/>
        </w:rPr>
        <w:t>ii. Iteration 2 (25 July 2026 – 12 August 2026)</w:t>
      </w:r>
    </w:p>
    <w:p w14:paraId="6BACC552" w14:textId="77777777" w:rsidR="009D1EA9" w:rsidRPr="00C54EF7" w:rsidRDefault="009D1EA9" w:rsidP="009D1EA9">
      <w:pPr>
        <w:numPr>
          <w:ilvl w:val="0"/>
          <w:numId w:val="7"/>
        </w:numPr>
        <w:spacing w:line="360" w:lineRule="auto"/>
        <w:jc w:val="both"/>
        <w:rPr>
          <w:lang w:eastAsia="en-AU"/>
        </w:rPr>
      </w:pPr>
      <w:r w:rsidRPr="00C54EF7">
        <w:rPr>
          <w:lang w:eastAsia="en-AU"/>
        </w:rPr>
        <w:t xml:space="preserve">UC4: Food Analytics Dashboard </w:t>
      </w:r>
    </w:p>
    <w:p w14:paraId="5E1ABB72" w14:textId="77777777" w:rsidR="009D1EA9" w:rsidRPr="00C54EF7" w:rsidRDefault="009D1EA9" w:rsidP="009D1EA9">
      <w:pPr>
        <w:numPr>
          <w:ilvl w:val="0"/>
          <w:numId w:val="7"/>
        </w:numPr>
        <w:spacing w:line="360" w:lineRule="auto"/>
        <w:jc w:val="both"/>
        <w:rPr>
          <w:lang w:eastAsia="en-AU"/>
        </w:rPr>
      </w:pPr>
      <w:r w:rsidRPr="00C54EF7">
        <w:rPr>
          <w:lang w:eastAsia="en-AU"/>
        </w:rPr>
        <w:t xml:space="preserve">UC5: Notification Management </w:t>
      </w:r>
    </w:p>
    <w:p w14:paraId="4295EA8B" w14:textId="77777777" w:rsidR="009D1EA9" w:rsidRPr="00C54EF7" w:rsidRDefault="009D1EA9" w:rsidP="009D1EA9">
      <w:pPr>
        <w:numPr>
          <w:ilvl w:val="0"/>
          <w:numId w:val="7"/>
        </w:numPr>
        <w:spacing w:line="360" w:lineRule="auto"/>
        <w:jc w:val="both"/>
        <w:rPr>
          <w:lang w:eastAsia="en-AU"/>
        </w:rPr>
      </w:pPr>
      <w:r w:rsidRPr="00C54EF7">
        <w:rPr>
          <w:lang w:eastAsia="en-AU"/>
        </w:rPr>
        <w:t xml:space="preserve">UC6: Weekly Meal Planning </w:t>
      </w:r>
    </w:p>
    <w:p w14:paraId="0C53A014" w14:textId="77777777" w:rsidR="009D1EA9" w:rsidRPr="00C54EF7" w:rsidRDefault="009D1EA9" w:rsidP="009D1EA9">
      <w:pPr>
        <w:spacing w:line="360" w:lineRule="auto"/>
        <w:jc w:val="both"/>
        <w:rPr>
          <w:bCs/>
          <w:lang w:eastAsia="en-AU"/>
        </w:rPr>
      </w:pPr>
      <w:r w:rsidRPr="00C54EF7">
        <w:rPr>
          <w:bCs/>
          <w:lang w:eastAsia="en-AU"/>
        </w:rPr>
        <w:t>Integration testing and review activities occur at the end of each iteration and contribute to the next iteration. This ensures that a working version of the system is available at the end of each iteration and that defects can be caught and corrected early in the development process.</w:t>
      </w:r>
    </w:p>
    <w:p w14:paraId="7F30E0F9" w14:textId="77777777" w:rsidR="009D1EA9" w:rsidRPr="00C54EF7" w:rsidRDefault="009D1EA9" w:rsidP="009D1EA9">
      <w:pPr>
        <w:spacing w:line="360" w:lineRule="auto"/>
        <w:jc w:val="both"/>
        <w:rPr>
          <w:bCs/>
          <w:lang w:eastAsia="en-AU"/>
        </w:rPr>
      </w:pPr>
      <w:r w:rsidRPr="00C54EF7">
        <w:rPr>
          <w:bCs/>
          <w:lang w:eastAsia="en-AU"/>
        </w:rPr>
        <w:t xml:space="preserve">The Project Management Institute (PMI, 2021) recommends that project work be structured around a Work Breakdown Structure (WBS) which breaks down project deliverables into manageable work packages, using a deliverable oriented approach. </w:t>
      </w:r>
      <w:proofErr w:type="spellStart"/>
      <w:r w:rsidRPr="00C54EF7">
        <w:rPr>
          <w:bCs/>
          <w:lang w:eastAsia="en-AU"/>
        </w:rPr>
        <w:t>SaveBite's</w:t>
      </w:r>
      <w:proofErr w:type="spellEnd"/>
      <w:r w:rsidRPr="00C54EF7">
        <w:rPr>
          <w:bCs/>
          <w:lang w:eastAsia="en-AU"/>
        </w:rPr>
        <w:t xml:space="preserve"> WBS is structured around this concept and divides the work into deliverables to team members.</w:t>
      </w:r>
    </w:p>
    <w:p w14:paraId="1133BC20" w14:textId="77777777" w:rsidR="009D1EA9" w:rsidRPr="00854922" w:rsidRDefault="009D1EA9" w:rsidP="009D1EA9">
      <w:pPr>
        <w:pStyle w:val="Heading2"/>
        <w:spacing w:line="360" w:lineRule="auto"/>
        <w:jc w:val="both"/>
        <w:rPr>
          <w:rFonts w:ascii="Times New Roman" w:hAnsi="Times New Roman" w:cs="Times New Roman"/>
          <w:lang w:eastAsia="en-AU"/>
        </w:rPr>
      </w:pPr>
      <w:bookmarkStart w:id="8" w:name="_Toc232144668"/>
      <w:r w:rsidRPr="00854922">
        <w:rPr>
          <w:rFonts w:ascii="Times New Roman" w:hAnsi="Times New Roman" w:cs="Times New Roman"/>
          <w:lang w:eastAsia="en-AU"/>
        </w:rPr>
        <w:t>5.2 Work Breakdown Structure (WBS)</w:t>
      </w:r>
      <w:bookmarkEnd w:id="8"/>
    </w:p>
    <w:p w14:paraId="08C4E149" w14:textId="77777777" w:rsidR="009D1EA9" w:rsidRPr="00C54EF7" w:rsidRDefault="009D1EA9" w:rsidP="009D1EA9">
      <w:pPr>
        <w:spacing w:line="360" w:lineRule="auto"/>
        <w:jc w:val="both"/>
        <w:rPr>
          <w:lang w:eastAsia="en-AU"/>
        </w:rPr>
      </w:pPr>
      <w:r w:rsidRPr="00C54EF7">
        <w:rPr>
          <w:lang w:eastAsia="en-AU"/>
        </w:rPr>
        <w:t xml:space="preserve">The Work Breakdown Structure (WBS) is a hierarchical breakdown of all the work that is necessary to complete the </w:t>
      </w:r>
      <w:proofErr w:type="spellStart"/>
      <w:r w:rsidRPr="00C54EF7">
        <w:rPr>
          <w:lang w:eastAsia="en-AU"/>
        </w:rPr>
        <w:t>SaveBite</w:t>
      </w:r>
      <w:proofErr w:type="spellEnd"/>
      <w:r w:rsidRPr="00C54EF7">
        <w:rPr>
          <w:lang w:eastAsia="en-AU"/>
        </w:rPr>
        <w:t xml:space="preserve"> project successfully, from a deliverable perspective. The project has a duration of around 13 weeks from 22nd May 2026 to 19th August 2026, including the activities of project planning, requirements analysis, system design, system implementation, testing, documentation and presentation of the final system. </w:t>
      </w:r>
    </w:p>
    <w:p w14:paraId="04034FD7" w14:textId="77777777" w:rsidR="009D1EA9" w:rsidRPr="00C54EF7" w:rsidRDefault="009D1EA9" w:rsidP="009D1EA9">
      <w:pPr>
        <w:spacing w:line="360" w:lineRule="auto"/>
        <w:jc w:val="both"/>
        <w:rPr>
          <w:lang w:eastAsia="en-AU"/>
        </w:rPr>
      </w:pPr>
      <w:r w:rsidRPr="00C54EF7">
        <w:rPr>
          <w:lang w:eastAsia="en-AU"/>
        </w:rPr>
        <w:t xml:space="preserve">The work assigned to each of the team members is shown below: </w:t>
      </w:r>
    </w:p>
    <w:p w14:paraId="0E1AA5ED" w14:textId="77777777" w:rsidR="009D1EA9" w:rsidRPr="00C54EF7" w:rsidRDefault="009D1EA9" w:rsidP="009D1EA9">
      <w:pPr>
        <w:spacing w:line="360" w:lineRule="auto"/>
        <w:jc w:val="both"/>
        <w:rPr>
          <w:lang w:eastAsia="en-AU"/>
        </w:rPr>
      </w:pPr>
      <w:r w:rsidRPr="00C54EF7">
        <w:rPr>
          <w:lang w:eastAsia="en-AU"/>
        </w:rPr>
        <w:t xml:space="preserve">Ganesh Wagle, UC1 (User Registration and Account Management) &amp; UC4 (Food Analytics Dashboard) </w:t>
      </w:r>
    </w:p>
    <w:p w14:paraId="2F5C3F21" w14:textId="77777777" w:rsidR="009D1EA9" w:rsidRPr="00C54EF7" w:rsidRDefault="009D1EA9" w:rsidP="009D1EA9">
      <w:pPr>
        <w:spacing w:line="360" w:lineRule="auto"/>
        <w:jc w:val="both"/>
        <w:rPr>
          <w:lang w:eastAsia="en-AU"/>
        </w:rPr>
      </w:pPr>
      <w:r w:rsidRPr="00C54EF7">
        <w:rPr>
          <w:lang w:eastAsia="en-AU"/>
        </w:rPr>
        <w:t xml:space="preserve">The team comprises of </w:t>
      </w:r>
      <w:proofErr w:type="spellStart"/>
      <w:r w:rsidRPr="00C54EF7">
        <w:rPr>
          <w:lang w:eastAsia="en-AU"/>
        </w:rPr>
        <w:t>Buddhiman</w:t>
      </w:r>
      <w:proofErr w:type="spellEnd"/>
      <w:r w:rsidRPr="00C54EF7">
        <w:rPr>
          <w:lang w:eastAsia="en-AU"/>
        </w:rPr>
        <w:t xml:space="preserve"> B.K. (UC2 Food Inventory Management) and UC5 (Notification Management). </w:t>
      </w:r>
    </w:p>
    <w:p w14:paraId="00EE9A27" w14:textId="77777777" w:rsidR="009D1EA9" w:rsidRPr="00C54EF7" w:rsidRDefault="009D1EA9" w:rsidP="009D1EA9">
      <w:pPr>
        <w:spacing w:line="360" w:lineRule="auto"/>
        <w:jc w:val="both"/>
        <w:rPr>
          <w:lang w:eastAsia="en-AU"/>
        </w:rPr>
      </w:pPr>
      <w:r w:rsidRPr="00C54EF7">
        <w:rPr>
          <w:lang w:eastAsia="en-AU"/>
        </w:rPr>
        <w:t>Rohit Gurdhami, UC3 (Food Donation and Browsing Management) and UC6 (Weekly Meal Planning) This allocation helps each team member to have clearly defined and individually assessable deliverables for both development iterations.</w:t>
      </w:r>
    </w:p>
    <w:p w14:paraId="5C9C7061" w14:textId="77777777" w:rsidR="009D1EA9" w:rsidRPr="00C54EF7" w:rsidRDefault="009D1EA9" w:rsidP="009D1EA9">
      <w:pPr>
        <w:pStyle w:val="Heading3"/>
        <w:spacing w:line="360" w:lineRule="auto"/>
        <w:jc w:val="both"/>
        <w:rPr>
          <w:rFonts w:cs="Times New Roman"/>
          <w:lang w:eastAsia="en-AU"/>
        </w:rPr>
      </w:pPr>
      <w:bookmarkStart w:id="9" w:name="_Toc232144669"/>
      <w:r w:rsidRPr="00C54EF7">
        <w:rPr>
          <w:rFonts w:cs="Times New Roman"/>
          <w:lang w:eastAsia="en-AU"/>
        </w:rPr>
        <w:t xml:space="preserve">A.  </w:t>
      </w:r>
      <w:proofErr w:type="spellStart"/>
      <w:r w:rsidRPr="00C54EF7">
        <w:rPr>
          <w:rFonts w:cs="Times New Roman"/>
          <w:lang w:eastAsia="en-AU"/>
        </w:rPr>
        <w:t>SaveBite</w:t>
      </w:r>
      <w:proofErr w:type="spellEnd"/>
      <w:r w:rsidRPr="00C54EF7">
        <w:rPr>
          <w:rFonts w:cs="Times New Roman"/>
          <w:lang w:eastAsia="en-AU"/>
        </w:rPr>
        <w:t xml:space="preserve"> Project WBS</w:t>
      </w:r>
      <w:bookmarkEnd w:id="9"/>
    </w:p>
    <w:p w14:paraId="78902B81" w14:textId="77777777" w:rsidR="009D1EA9" w:rsidRPr="00C54EF7" w:rsidRDefault="009D1EA9" w:rsidP="009D1EA9">
      <w:pPr>
        <w:spacing w:line="360" w:lineRule="auto"/>
        <w:jc w:val="both"/>
        <w:rPr>
          <w:bCs/>
          <w:lang w:eastAsia="en-AU"/>
        </w:rPr>
      </w:pPr>
      <w:r w:rsidRPr="00C54EF7">
        <w:rPr>
          <w:bCs/>
          <w:lang w:eastAsia="en-AU"/>
        </w:rPr>
        <w:t>1 Project Management Deliverables</w:t>
      </w:r>
    </w:p>
    <w:p w14:paraId="4DE1D93E" w14:textId="77777777" w:rsidR="009D1EA9" w:rsidRPr="00C54EF7" w:rsidRDefault="009D1EA9" w:rsidP="009D1EA9">
      <w:pPr>
        <w:spacing w:line="360" w:lineRule="auto"/>
        <w:jc w:val="both"/>
        <w:rPr>
          <w:bCs/>
          <w:lang w:eastAsia="en-AU"/>
        </w:rPr>
      </w:pPr>
      <w:r w:rsidRPr="00C54EF7">
        <w:rPr>
          <w:bCs/>
          <w:lang w:eastAsia="en-AU"/>
        </w:rPr>
        <w:t>1.1 Project Proposal</w:t>
      </w:r>
    </w:p>
    <w:p w14:paraId="6C57F038" w14:textId="77777777" w:rsidR="009D1EA9" w:rsidRPr="00C54EF7" w:rsidRDefault="009D1EA9" w:rsidP="009D1EA9">
      <w:pPr>
        <w:spacing w:line="360" w:lineRule="auto"/>
        <w:jc w:val="both"/>
        <w:rPr>
          <w:bCs/>
          <w:lang w:eastAsia="en-AU"/>
        </w:rPr>
      </w:pPr>
      <w:r w:rsidRPr="00C54EF7">
        <w:rPr>
          <w:bCs/>
          <w:lang w:eastAsia="en-AU"/>
        </w:rPr>
        <w:t>1.2 Project Scope Definition</w:t>
      </w:r>
    </w:p>
    <w:p w14:paraId="04A7863D" w14:textId="77777777" w:rsidR="009D1EA9" w:rsidRPr="00C54EF7" w:rsidRDefault="009D1EA9" w:rsidP="009D1EA9">
      <w:pPr>
        <w:spacing w:line="360" w:lineRule="auto"/>
        <w:jc w:val="both"/>
        <w:rPr>
          <w:bCs/>
          <w:lang w:eastAsia="en-AU"/>
        </w:rPr>
      </w:pPr>
      <w:r w:rsidRPr="00C54EF7">
        <w:rPr>
          <w:bCs/>
          <w:lang w:eastAsia="en-AU"/>
        </w:rPr>
        <w:t>1.3 Project Schedule and Gantt Chart</w:t>
      </w:r>
    </w:p>
    <w:p w14:paraId="29D5893C" w14:textId="77777777" w:rsidR="009D1EA9" w:rsidRPr="00C54EF7" w:rsidRDefault="009D1EA9" w:rsidP="009D1EA9">
      <w:pPr>
        <w:spacing w:line="360" w:lineRule="auto"/>
        <w:jc w:val="both"/>
        <w:rPr>
          <w:bCs/>
          <w:lang w:eastAsia="en-AU"/>
        </w:rPr>
      </w:pPr>
      <w:r w:rsidRPr="00C54EF7">
        <w:rPr>
          <w:bCs/>
          <w:lang w:eastAsia="en-AU"/>
        </w:rPr>
        <w:t>1.4 Team Responsibility Matrix</w:t>
      </w:r>
    </w:p>
    <w:p w14:paraId="7FFE89AD" w14:textId="77777777" w:rsidR="009D1EA9" w:rsidRPr="00C54EF7" w:rsidRDefault="009D1EA9" w:rsidP="009D1EA9">
      <w:pPr>
        <w:spacing w:line="360" w:lineRule="auto"/>
        <w:jc w:val="both"/>
        <w:rPr>
          <w:bCs/>
          <w:lang w:eastAsia="en-AU"/>
        </w:rPr>
      </w:pPr>
      <w:r w:rsidRPr="00C54EF7">
        <w:rPr>
          <w:bCs/>
          <w:lang w:eastAsia="en-AU"/>
        </w:rPr>
        <w:t>1.5 Progress Monitoring Reports</w:t>
      </w:r>
    </w:p>
    <w:p w14:paraId="62F4AB9B" w14:textId="77777777" w:rsidR="009D1EA9" w:rsidRPr="00C54EF7" w:rsidRDefault="009D1EA9" w:rsidP="009D1EA9">
      <w:pPr>
        <w:spacing w:line="360" w:lineRule="auto"/>
        <w:jc w:val="both"/>
        <w:rPr>
          <w:bCs/>
          <w:lang w:eastAsia="en-AU"/>
        </w:rPr>
      </w:pPr>
    </w:p>
    <w:p w14:paraId="5F683997" w14:textId="77777777" w:rsidR="009D1EA9" w:rsidRPr="00C54EF7" w:rsidRDefault="009D1EA9" w:rsidP="009D1EA9">
      <w:pPr>
        <w:spacing w:line="360" w:lineRule="auto"/>
        <w:jc w:val="both"/>
        <w:rPr>
          <w:bCs/>
          <w:lang w:eastAsia="en-AU"/>
        </w:rPr>
      </w:pPr>
      <w:r w:rsidRPr="00C54EF7">
        <w:rPr>
          <w:bCs/>
          <w:lang w:eastAsia="en-AU"/>
        </w:rPr>
        <w:t>2 Requirements Deliverables</w:t>
      </w:r>
    </w:p>
    <w:p w14:paraId="3C763F5B" w14:textId="77777777" w:rsidR="009D1EA9" w:rsidRPr="00C54EF7" w:rsidRDefault="009D1EA9" w:rsidP="009D1EA9">
      <w:pPr>
        <w:spacing w:line="360" w:lineRule="auto"/>
        <w:jc w:val="both"/>
        <w:rPr>
          <w:bCs/>
          <w:lang w:eastAsia="en-AU"/>
        </w:rPr>
      </w:pPr>
      <w:r w:rsidRPr="00C54EF7">
        <w:rPr>
          <w:bCs/>
          <w:lang w:eastAsia="en-AU"/>
        </w:rPr>
        <w:t>2.1 Functional Requirements Specification (FRS)</w:t>
      </w:r>
    </w:p>
    <w:p w14:paraId="1F69564F" w14:textId="77777777" w:rsidR="009D1EA9" w:rsidRPr="00C54EF7" w:rsidRDefault="009D1EA9" w:rsidP="009D1EA9">
      <w:pPr>
        <w:spacing w:line="360" w:lineRule="auto"/>
        <w:jc w:val="both"/>
        <w:rPr>
          <w:bCs/>
          <w:lang w:eastAsia="en-AU"/>
        </w:rPr>
      </w:pPr>
      <w:r w:rsidRPr="00C54EF7">
        <w:rPr>
          <w:bCs/>
          <w:lang w:eastAsia="en-AU"/>
        </w:rPr>
        <w:t>2.2 Non-Functional Requirements Specification (NFRS)</w:t>
      </w:r>
    </w:p>
    <w:p w14:paraId="2720DCC8" w14:textId="77777777" w:rsidR="009D1EA9" w:rsidRPr="00C54EF7" w:rsidRDefault="009D1EA9" w:rsidP="009D1EA9">
      <w:pPr>
        <w:spacing w:line="360" w:lineRule="auto"/>
        <w:jc w:val="both"/>
        <w:rPr>
          <w:bCs/>
          <w:lang w:eastAsia="en-AU"/>
        </w:rPr>
      </w:pPr>
      <w:r w:rsidRPr="00C54EF7">
        <w:rPr>
          <w:bCs/>
          <w:lang w:eastAsia="en-AU"/>
        </w:rPr>
        <w:t>2.3 Stakeholder Analysis</w:t>
      </w:r>
    </w:p>
    <w:p w14:paraId="32C2B475" w14:textId="77777777" w:rsidR="009D1EA9" w:rsidRPr="00C54EF7" w:rsidRDefault="009D1EA9" w:rsidP="009D1EA9">
      <w:pPr>
        <w:spacing w:line="360" w:lineRule="auto"/>
        <w:jc w:val="both"/>
        <w:rPr>
          <w:bCs/>
          <w:lang w:eastAsia="en-AU"/>
        </w:rPr>
      </w:pPr>
      <w:r w:rsidRPr="00C54EF7">
        <w:rPr>
          <w:bCs/>
          <w:lang w:eastAsia="en-AU"/>
        </w:rPr>
        <w:t>2.4 Use Case Model</w:t>
      </w:r>
    </w:p>
    <w:p w14:paraId="7291B123" w14:textId="77777777" w:rsidR="009D1EA9" w:rsidRPr="00C54EF7" w:rsidRDefault="009D1EA9" w:rsidP="009D1EA9">
      <w:pPr>
        <w:spacing w:line="360" w:lineRule="auto"/>
        <w:jc w:val="both"/>
        <w:rPr>
          <w:bCs/>
          <w:lang w:eastAsia="en-AU"/>
        </w:rPr>
      </w:pPr>
      <w:r w:rsidRPr="00C54EF7">
        <w:rPr>
          <w:bCs/>
          <w:lang w:eastAsia="en-AU"/>
        </w:rPr>
        <w:t>2.5 Requirement Validation Document</w:t>
      </w:r>
    </w:p>
    <w:p w14:paraId="5A45743D" w14:textId="77777777" w:rsidR="009D1EA9" w:rsidRPr="00C54EF7" w:rsidRDefault="009D1EA9" w:rsidP="009D1EA9">
      <w:pPr>
        <w:spacing w:line="360" w:lineRule="auto"/>
        <w:jc w:val="both"/>
        <w:rPr>
          <w:bCs/>
          <w:lang w:eastAsia="en-AU"/>
        </w:rPr>
      </w:pPr>
    </w:p>
    <w:p w14:paraId="358930FC" w14:textId="77777777" w:rsidR="009D1EA9" w:rsidRPr="00C54EF7" w:rsidRDefault="009D1EA9" w:rsidP="009D1EA9">
      <w:pPr>
        <w:spacing w:line="360" w:lineRule="auto"/>
        <w:jc w:val="both"/>
        <w:rPr>
          <w:bCs/>
          <w:lang w:eastAsia="en-AU"/>
        </w:rPr>
      </w:pPr>
      <w:r w:rsidRPr="00C54EF7">
        <w:rPr>
          <w:bCs/>
          <w:lang w:eastAsia="en-AU"/>
        </w:rPr>
        <w:t>3 System Design Deliverables</w:t>
      </w:r>
    </w:p>
    <w:p w14:paraId="6B2911CE" w14:textId="77777777" w:rsidR="009D1EA9" w:rsidRPr="00C54EF7" w:rsidRDefault="009D1EA9" w:rsidP="009D1EA9">
      <w:pPr>
        <w:spacing w:line="360" w:lineRule="auto"/>
        <w:jc w:val="both"/>
        <w:rPr>
          <w:bCs/>
          <w:lang w:eastAsia="en-AU"/>
        </w:rPr>
      </w:pPr>
      <w:r w:rsidRPr="00C54EF7">
        <w:rPr>
          <w:bCs/>
          <w:lang w:eastAsia="en-AU"/>
        </w:rPr>
        <w:t>3.1 Use Case Diagram</w:t>
      </w:r>
    </w:p>
    <w:p w14:paraId="219CF902" w14:textId="77777777" w:rsidR="009D1EA9" w:rsidRPr="00C54EF7" w:rsidRDefault="009D1EA9" w:rsidP="009D1EA9">
      <w:pPr>
        <w:spacing w:line="360" w:lineRule="auto"/>
        <w:jc w:val="both"/>
        <w:rPr>
          <w:bCs/>
          <w:lang w:eastAsia="en-AU"/>
        </w:rPr>
      </w:pPr>
      <w:r w:rsidRPr="00C54EF7">
        <w:rPr>
          <w:bCs/>
          <w:lang w:eastAsia="en-AU"/>
        </w:rPr>
        <w:t>3.2 Class Diagram</w:t>
      </w:r>
    </w:p>
    <w:p w14:paraId="1E098E3B" w14:textId="77777777" w:rsidR="009D1EA9" w:rsidRPr="00C54EF7" w:rsidRDefault="009D1EA9" w:rsidP="009D1EA9">
      <w:pPr>
        <w:spacing w:line="360" w:lineRule="auto"/>
        <w:jc w:val="both"/>
        <w:rPr>
          <w:bCs/>
          <w:lang w:eastAsia="en-AU"/>
        </w:rPr>
      </w:pPr>
      <w:r w:rsidRPr="00C54EF7">
        <w:rPr>
          <w:bCs/>
          <w:lang w:eastAsia="en-AU"/>
        </w:rPr>
        <w:t>3.3 Database Design (ERD and Schema)</w:t>
      </w:r>
    </w:p>
    <w:p w14:paraId="6FA2325D" w14:textId="77777777" w:rsidR="009D1EA9" w:rsidRPr="00C54EF7" w:rsidRDefault="009D1EA9" w:rsidP="009D1EA9">
      <w:pPr>
        <w:spacing w:line="360" w:lineRule="auto"/>
        <w:jc w:val="both"/>
        <w:rPr>
          <w:bCs/>
          <w:lang w:eastAsia="en-AU"/>
        </w:rPr>
      </w:pPr>
      <w:r w:rsidRPr="00C54EF7">
        <w:rPr>
          <w:bCs/>
          <w:lang w:eastAsia="en-AU"/>
        </w:rPr>
        <w:t>3.4 User Interface Wireframes</w:t>
      </w:r>
    </w:p>
    <w:p w14:paraId="3C731E2F" w14:textId="77777777" w:rsidR="009D1EA9" w:rsidRPr="00C54EF7" w:rsidRDefault="009D1EA9" w:rsidP="009D1EA9">
      <w:pPr>
        <w:spacing w:line="360" w:lineRule="auto"/>
        <w:jc w:val="both"/>
        <w:rPr>
          <w:bCs/>
          <w:lang w:eastAsia="en-AU"/>
        </w:rPr>
      </w:pPr>
      <w:r w:rsidRPr="00C54EF7">
        <w:rPr>
          <w:bCs/>
          <w:lang w:eastAsia="en-AU"/>
        </w:rPr>
        <w:t>3.5 Interactive Prototype</w:t>
      </w:r>
    </w:p>
    <w:p w14:paraId="2759C96B" w14:textId="77777777" w:rsidR="009D1EA9" w:rsidRPr="00C54EF7" w:rsidRDefault="009D1EA9" w:rsidP="009D1EA9">
      <w:pPr>
        <w:spacing w:line="360" w:lineRule="auto"/>
        <w:jc w:val="both"/>
        <w:rPr>
          <w:bCs/>
          <w:lang w:eastAsia="en-AU"/>
        </w:rPr>
      </w:pPr>
      <w:r w:rsidRPr="00C54EF7">
        <w:rPr>
          <w:bCs/>
          <w:lang w:eastAsia="en-AU"/>
        </w:rPr>
        <w:t>3.6 System Architecture Design</w:t>
      </w:r>
    </w:p>
    <w:p w14:paraId="3A90C744" w14:textId="77777777" w:rsidR="009D1EA9" w:rsidRPr="00C54EF7" w:rsidRDefault="009D1EA9" w:rsidP="009D1EA9">
      <w:pPr>
        <w:spacing w:line="360" w:lineRule="auto"/>
        <w:jc w:val="both"/>
        <w:rPr>
          <w:bCs/>
          <w:lang w:eastAsia="en-AU"/>
        </w:rPr>
      </w:pPr>
    </w:p>
    <w:p w14:paraId="5F395AC9" w14:textId="77777777" w:rsidR="009D1EA9" w:rsidRPr="00C54EF7" w:rsidRDefault="009D1EA9" w:rsidP="009D1EA9">
      <w:pPr>
        <w:spacing w:line="360" w:lineRule="auto"/>
        <w:jc w:val="both"/>
        <w:rPr>
          <w:bCs/>
          <w:lang w:eastAsia="en-AU"/>
        </w:rPr>
      </w:pPr>
      <w:r w:rsidRPr="00C54EF7">
        <w:rPr>
          <w:bCs/>
          <w:lang w:eastAsia="en-AU"/>
        </w:rPr>
        <w:t>Milestone 1: Design Approval</w:t>
      </w:r>
    </w:p>
    <w:p w14:paraId="365CBE1E" w14:textId="77777777" w:rsidR="009D1EA9" w:rsidRPr="00C54EF7" w:rsidRDefault="009D1EA9" w:rsidP="009D1EA9">
      <w:pPr>
        <w:spacing w:line="360" w:lineRule="auto"/>
        <w:jc w:val="both"/>
        <w:rPr>
          <w:bCs/>
          <w:lang w:eastAsia="en-AU"/>
        </w:rPr>
      </w:pPr>
    </w:p>
    <w:p w14:paraId="1EF64A5C" w14:textId="77777777" w:rsidR="009D1EA9" w:rsidRPr="00C54EF7" w:rsidRDefault="009D1EA9" w:rsidP="009D1EA9">
      <w:pPr>
        <w:spacing w:line="360" w:lineRule="auto"/>
        <w:jc w:val="both"/>
        <w:rPr>
          <w:bCs/>
          <w:lang w:eastAsia="en-AU"/>
        </w:rPr>
      </w:pPr>
      <w:r w:rsidRPr="00C54EF7">
        <w:rPr>
          <w:bCs/>
          <w:lang w:eastAsia="en-AU"/>
        </w:rPr>
        <w:t>4 Iteration 1 Deliverables (Core System Development)</w:t>
      </w:r>
    </w:p>
    <w:p w14:paraId="698F6D82" w14:textId="77777777" w:rsidR="009D1EA9" w:rsidRPr="00C54EF7" w:rsidRDefault="009D1EA9" w:rsidP="009D1EA9">
      <w:pPr>
        <w:spacing w:line="360" w:lineRule="auto"/>
        <w:jc w:val="both"/>
        <w:rPr>
          <w:bCs/>
          <w:lang w:eastAsia="en-AU"/>
        </w:rPr>
      </w:pPr>
      <w:r w:rsidRPr="00C54EF7">
        <w:rPr>
          <w:bCs/>
          <w:lang w:eastAsia="en-AU"/>
        </w:rPr>
        <w:t>4.1 User Registration &amp; Account Management (UC1)</w:t>
      </w:r>
    </w:p>
    <w:p w14:paraId="3E68F602" w14:textId="77777777" w:rsidR="009D1EA9" w:rsidRPr="00C54EF7" w:rsidRDefault="009D1EA9" w:rsidP="009D1EA9">
      <w:pPr>
        <w:spacing w:line="360" w:lineRule="auto"/>
        <w:jc w:val="both"/>
        <w:rPr>
          <w:bCs/>
          <w:lang w:eastAsia="en-AU"/>
        </w:rPr>
      </w:pPr>
      <w:r w:rsidRPr="00C54EF7">
        <w:rPr>
          <w:bCs/>
          <w:lang w:eastAsia="en-AU"/>
        </w:rPr>
        <w:t>4.1.1 User Registration Function</w:t>
      </w:r>
    </w:p>
    <w:p w14:paraId="5BB28623" w14:textId="77777777" w:rsidR="009D1EA9" w:rsidRPr="00C54EF7" w:rsidRDefault="009D1EA9" w:rsidP="009D1EA9">
      <w:pPr>
        <w:spacing w:line="360" w:lineRule="auto"/>
        <w:jc w:val="both"/>
        <w:rPr>
          <w:bCs/>
          <w:lang w:eastAsia="en-AU"/>
        </w:rPr>
      </w:pPr>
      <w:r w:rsidRPr="00C54EF7">
        <w:rPr>
          <w:bCs/>
          <w:lang w:eastAsia="en-AU"/>
        </w:rPr>
        <w:t>4.1.2 User Login Function</w:t>
      </w:r>
    </w:p>
    <w:p w14:paraId="6AD0DDA1" w14:textId="77777777" w:rsidR="009D1EA9" w:rsidRPr="00C54EF7" w:rsidRDefault="009D1EA9" w:rsidP="009D1EA9">
      <w:pPr>
        <w:spacing w:line="360" w:lineRule="auto"/>
        <w:jc w:val="both"/>
        <w:rPr>
          <w:bCs/>
          <w:lang w:eastAsia="en-AU"/>
        </w:rPr>
      </w:pPr>
      <w:r w:rsidRPr="00C54EF7">
        <w:rPr>
          <w:bCs/>
          <w:lang w:eastAsia="en-AU"/>
        </w:rPr>
        <w:t>4.1.3 Profile Management Function</w:t>
      </w:r>
    </w:p>
    <w:p w14:paraId="69D35F6C" w14:textId="77777777" w:rsidR="009D1EA9" w:rsidRPr="00C54EF7" w:rsidRDefault="009D1EA9" w:rsidP="009D1EA9">
      <w:pPr>
        <w:spacing w:line="360" w:lineRule="auto"/>
        <w:jc w:val="both"/>
        <w:rPr>
          <w:bCs/>
          <w:lang w:eastAsia="en-AU"/>
        </w:rPr>
      </w:pPr>
      <w:r w:rsidRPr="00C54EF7">
        <w:rPr>
          <w:bCs/>
          <w:lang w:eastAsia="en-AU"/>
        </w:rPr>
        <w:t>4.1.4 Session Management &amp; Logout</w:t>
      </w:r>
    </w:p>
    <w:p w14:paraId="6D00AED6" w14:textId="77777777" w:rsidR="009D1EA9" w:rsidRPr="00C54EF7" w:rsidRDefault="009D1EA9" w:rsidP="009D1EA9">
      <w:pPr>
        <w:spacing w:line="360" w:lineRule="auto"/>
        <w:jc w:val="both"/>
        <w:rPr>
          <w:bCs/>
          <w:lang w:eastAsia="en-AU"/>
        </w:rPr>
      </w:pPr>
    </w:p>
    <w:p w14:paraId="4E404A91" w14:textId="77777777" w:rsidR="009D1EA9" w:rsidRPr="00C54EF7" w:rsidRDefault="009D1EA9" w:rsidP="009D1EA9">
      <w:pPr>
        <w:spacing w:line="360" w:lineRule="auto"/>
        <w:jc w:val="both"/>
        <w:rPr>
          <w:bCs/>
          <w:lang w:eastAsia="en-AU"/>
        </w:rPr>
      </w:pPr>
      <w:r w:rsidRPr="00C54EF7">
        <w:rPr>
          <w:bCs/>
          <w:lang w:eastAsia="en-AU"/>
        </w:rPr>
        <w:t>4.2 Food Inventory Management (UC2)</w:t>
      </w:r>
    </w:p>
    <w:p w14:paraId="13797C36" w14:textId="77777777" w:rsidR="009D1EA9" w:rsidRPr="00C54EF7" w:rsidRDefault="009D1EA9" w:rsidP="009D1EA9">
      <w:pPr>
        <w:spacing w:line="360" w:lineRule="auto"/>
        <w:jc w:val="both"/>
        <w:rPr>
          <w:bCs/>
          <w:lang w:eastAsia="en-AU"/>
        </w:rPr>
      </w:pPr>
      <w:r w:rsidRPr="00C54EF7">
        <w:rPr>
          <w:bCs/>
          <w:lang w:eastAsia="en-AU"/>
        </w:rPr>
        <w:t>4.2.1 Add Food Item Function</w:t>
      </w:r>
    </w:p>
    <w:p w14:paraId="369EEDCC" w14:textId="77777777" w:rsidR="009D1EA9" w:rsidRPr="00C54EF7" w:rsidRDefault="009D1EA9" w:rsidP="009D1EA9">
      <w:pPr>
        <w:spacing w:line="360" w:lineRule="auto"/>
        <w:jc w:val="both"/>
        <w:rPr>
          <w:bCs/>
          <w:lang w:eastAsia="en-AU"/>
        </w:rPr>
      </w:pPr>
      <w:r w:rsidRPr="00C54EF7">
        <w:rPr>
          <w:bCs/>
          <w:lang w:eastAsia="en-AU"/>
        </w:rPr>
        <w:t>4.2.2 Update Food Item Function</w:t>
      </w:r>
    </w:p>
    <w:p w14:paraId="0A157E35" w14:textId="77777777" w:rsidR="009D1EA9" w:rsidRPr="00C54EF7" w:rsidRDefault="009D1EA9" w:rsidP="009D1EA9">
      <w:pPr>
        <w:spacing w:line="360" w:lineRule="auto"/>
        <w:jc w:val="both"/>
        <w:rPr>
          <w:bCs/>
          <w:lang w:eastAsia="en-AU"/>
        </w:rPr>
      </w:pPr>
      <w:r w:rsidRPr="00C54EF7">
        <w:rPr>
          <w:bCs/>
          <w:lang w:eastAsia="en-AU"/>
        </w:rPr>
        <w:t>4.2.3 Delete Food Item Function</w:t>
      </w:r>
    </w:p>
    <w:p w14:paraId="75977B96" w14:textId="77777777" w:rsidR="009D1EA9" w:rsidRPr="00C54EF7" w:rsidRDefault="009D1EA9" w:rsidP="009D1EA9">
      <w:pPr>
        <w:spacing w:line="360" w:lineRule="auto"/>
        <w:jc w:val="both"/>
        <w:rPr>
          <w:bCs/>
          <w:lang w:eastAsia="en-AU"/>
        </w:rPr>
      </w:pPr>
      <w:r w:rsidRPr="00C54EF7">
        <w:rPr>
          <w:bCs/>
          <w:lang w:eastAsia="en-AU"/>
        </w:rPr>
        <w:t>4.2.4 View Food Inventory Function</w:t>
      </w:r>
    </w:p>
    <w:p w14:paraId="4F6D1C82" w14:textId="77777777" w:rsidR="009D1EA9" w:rsidRPr="00C54EF7" w:rsidRDefault="009D1EA9" w:rsidP="009D1EA9">
      <w:pPr>
        <w:spacing w:line="360" w:lineRule="auto"/>
        <w:jc w:val="both"/>
        <w:rPr>
          <w:bCs/>
          <w:lang w:eastAsia="en-AU"/>
        </w:rPr>
      </w:pPr>
    </w:p>
    <w:p w14:paraId="27EB7A2D" w14:textId="77777777" w:rsidR="009D1EA9" w:rsidRPr="00C54EF7" w:rsidRDefault="009D1EA9" w:rsidP="009D1EA9">
      <w:pPr>
        <w:spacing w:line="360" w:lineRule="auto"/>
        <w:jc w:val="both"/>
        <w:rPr>
          <w:bCs/>
          <w:lang w:eastAsia="en-AU"/>
        </w:rPr>
      </w:pPr>
      <w:r w:rsidRPr="00C54EF7">
        <w:rPr>
          <w:bCs/>
          <w:lang w:eastAsia="en-AU"/>
        </w:rPr>
        <w:t>4.3 Food Donation &amp; Browsing Module (UC3)</w:t>
      </w:r>
    </w:p>
    <w:p w14:paraId="0FBAC6C0" w14:textId="77777777" w:rsidR="009D1EA9" w:rsidRPr="00C54EF7" w:rsidRDefault="009D1EA9" w:rsidP="009D1EA9">
      <w:pPr>
        <w:spacing w:line="360" w:lineRule="auto"/>
        <w:jc w:val="both"/>
        <w:rPr>
          <w:bCs/>
          <w:lang w:eastAsia="en-AU"/>
        </w:rPr>
      </w:pPr>
      <w:r w:rsidRPr="00C54EF7">
        <w:rPr>
          <w:bCs/>
          <w:lang w:eastAsia="en-AU"/>
        </w:rPr>
        <w:t>4.3.1 Create Food Donation Listing</w:t>
      </w:r>
    </w:p>
    <w:p w14:paraId="0B676249" w14:textId="77777777" w:rsidR="009D1EA9" w:rsidRPr="00C54EF7" w:rsidRDefault="009D1EA9" w:rsidP="009D1EA9">
      <w:pPr>
        <w:spacing w:line="360" w:lineRule="auto"/>
        <w:jc w:val="both"/>
        <w:rPr>
          <w:bCs/>
          <w:lang w:eastAsia="en-AU"/>
        </w:rPr>
      </w:pPr>
      <w:r w:rsidRPr="00C54EF7">
        <w:rPr>
          <w:bCs/>
          <w:lang w:eastAsia="en-AU"/>
        </w:rPr>
        <w:t>4.3.2 Browse Available Donations</w:t>
      </w:r>
    </w:p>
    <w:p w14:paraId="18323648" w14:textId="77777777" w:rsidR="009D1EA9" w:rsidRPr="00C54EF7" w:rsidRDefault="009D1EA9" w:rsidP="009D1EA9">
      <w:pPr>
        <w:spacing w:line="360" w:lineRule="auto"/>
        <w:jc w:val="both"/>
        <w:rPr>
          <w:bCs/>
          <w:lang w:eastAsia="en-AU"/>
        </w:rPr>
      </w:pPr>
      <w:r w:rsidRPr="00C54EF7">
        <w:rPr>
          <w:bCs/>
          <w:lang w:eastAsia="en-AU"/>
        </w:rPr>
        <w:t>4.3.3 Search and Filter Donations</w:t>
      </w:r>
    </w:p>
    <w:p w14:paraId="59591EA1" w14:textId="77777777" w:rsidR="009D1EA9" w:rsidRPr="00C54EF7" w:rsidRDefault="009D1EA9" w:rsidP="009D1EA9">
      <w:pPr>
        <w:spacing w:line="360" w:lineRule="auto"/>
        <w:jc w:val="both"/>
        <w:rPr>
          <w:bCs/>
          <w:lang w:eastAsia="en-AU"/>
        </w:rPr>
      </w:pPr>
      <w:r w:rsidRPr="00C54EF7">
        <w:rPr>
          <w:bCs/>
          <w:lang w:eastAsia="en-AU"/>
        </w:rPr>
        <w:t>4.3.4 Claim Donation Function</w:t>
      </w:r>
    </w:p>
    <w:p w14:paraId="4AF8E25A" w14:textId="77777777" w:rsidR="009D1EA9" w:rsidRPr="00C54EF7" w:rsidRDefault="009D1EA9" w:rsidP="009D1EA9">
      <w:pPr>
        <w:spacing w:line="360" w:lineRule="auto"/>
        <w:jc w:val="both"/>
        <w:rPr>
          <w:bCs/>
          <w:lang w:eastAsia="en-AU"/>
        </w:rPr>
      </w:pPr>
    </w:p>
    <w:p w14:paraId="491064B2" w14:textId="77777777" w:rsidR="009D1EA9" w:rsidRPr="00C54EF7" w:rsidRDefault="009D1EA9" w:rsidP="009D1EA9">
      <w:pPr>
        <w:spacing w:line="360" w:lineRule="auto"/>
        <w:jc w:val="both"/>
        <w:rPr>
          <w:bCs/>
          <w:lang w:eastAsia="en-AU"/>
        </w:rPr>
      </w:pPr>
      <w:r w:rsidRPr="00C54EF7">
        <w:rPr>
          <w:bCs/>
          <w:lang w:eastAsia="en-AU"/>
        </w:rPr>
        <w:t>Milestone 2: Iteration 1 Complete</w:t>
      </w:r>
    </w:p>
    <w:p w14:paraId="14F3DDE1" w14:textId="77777777" w:rsidR="009D1EA9" w:rsidRPr="00C54EF7" w:rsidRDefault="009D1EA9" w:rsidP="009D1EA9">
      <w:pPr>
        <w:spacing w:line="360" w:lineRule="auto"/>
        <w:jc w:val="both"/>
        <w:rPr>
          <w:bCs/>
          <w:lang w:eastAsia="en-AU"/>
        </w:rPr>
      </w:pPr>
    </w:p>
    <w:p w14:paraId="6A93B2B7" w14:textId="77777777" w:rsidR="009D1EA9" w:rsidRPr="00C54EF7" w:rsidRDefault="009D1EA9" w:rsidP="009D1EA9">
      <w:pPr>
        <w:spacing w:line="360" w:lineRule="auto"/>
        <w:jc w:val="both"/>
        <w:rPr>
          <w:bCs/>
          <w:lang w:eastAsia="en-AU"/>
        </w:rPr>
      </w:pPr>
      <w:r w:rsidRPr="00C54EF7">
        <w:rPr>
          <w:bCs/>
          <w:lang w:eastAsia="en-AU"/>
        </w:rPr>
        <w:t>5 Iteration 2 Deliverables (Advanced Features)</w:t>
      </w:r>
    </w:p>
    <w:p w14:paraId="3F3BF63D" w14:textId="77777777" w:rsidR="009D1EA9" w:rsidRPr="00C54EF7" w:rsidRDefault="009D1EA9" w:rsidP="009D1EA9">
      <w:pPr>
        <w:spacing w:line="360" w:lineRule="auto"/>
        <w:jc w:val="both"/>
        <w:rPr>
          <w:bCs/>
          <w:lang w:eastAsia="en-AU"/>
        </w:rPr>
      </w:pPr>
      <w:r w:rsidRPr="00C54EF7">
        <w:rPr>
          <w:bCs/>
          <w:lang w:eastAsia="en-AU"/>
        </w:rPr>
        <w:t>5.1 Food Analytics Dashboard (UC4)</w:t>
      </w:r>
    </w:p>
    <w:p w14:paraId="7A62613E" w14:textId="77777777" w:rsidR="009D1EA9" w:rsidRPr="00C54EF7" w:rsidRDefault="009D1EA9" w:rsidP="009D1EA9">
      <w:pPr>
        <w:spacing w:line="360" w:lineRule="auto"/>
        <w:jc w:val="both"/>
        <w:rPr>
          <w:bCs/>
          <w:lang w:eastAsia="en-AU"/>
        </w:rPr>
      </w:pPr>
      <w:r w:rsidRPr="00C54EF7">
        <w:rPr>
          <w:bCs/>
          <w:lang w:eastAsia="en-AU"/>
        </w:rPr>
        <w:t>5.1.1 Generate Food Waste Reports</w:t>
      </w:r>
    </w:p>
    <w:p w14:paraId="2B39749F" w14:textId="77777777" w:rsidR="009D1EA9" w:rsidRPr="00C54EF7" w:rsidRDefault="009D1EA9" w:rsidP="009D1EA9">
      <w:pPr>
        <w:spacing w:line="360" w:lineRule="auto"/>
        <w:jc w:val="both"/>
        <w:rPr>
          <w:bCs/>
          <w:lang w:eastAsia="en-AU"/>
        </w:rPr>
      </w:pPr>
      <w:r w:rsidRPr="00C54EF7">
        <w:rPr>
          <w:bCs/>
          <w:lang w:eastAsia="en-AU"/>
        </w:rPr>
        <w:t>5.1.2 Donation Statistics Visualization</w:t>
      </w:r>
    </w:p>
    <w:p w14:paraId="563BBD38" w14:textId="77777777" w:rsidR="009D1EA9" w:rsidRPr="00C54EF7" w:rsidRDefault="009D1EA9" w:rsidP="009D1EA9">
      <w:pPr>
        <w:spacing w:line="360" w:lineRule="auto"/>
        <w:jc w:val="both"/>
        <w:rPr>
          <w:bCs/>
          <w:lang w:eastAsia="en-AU"/>
        </w:rPr>
      </w:pPr>
      <w:r w:rsidRPr="00C54EF7">
        <w:rPr>
          <w:bCs/>
          <w:lang w:eastAsia="en-AU"/>
        </w:rPr>
        <w:t>5.1.3 User Activity Analytics</w:t>
      </w:r>
    </w:p>
    <w:p w14:paraId="4CD6F5CB" w14:textId="77777777" w:rsidR="009D1EA9" w:rsidRPr="00C54EF7" w:rsidRDefault="009D1EA9" w:rsidP="009D1EA9">
      <w:pPr>
        <w:spacing w:line="360" w:lineRule="auto"/>
        <w:jc w:val="both"/>
        <w:rPr>
          <w:bCs/>
          <w:lang w:eastAsia="en-AU"/>
        </w:rPr>
      </w:pPr>
      <w:r w:rsidRPr="00C54EF7">
        <w:rPr>
          <w:bCs/>
          <w:lang w:eastAsia="en-AU"/>
        </w:rPr>
        <w:t>5.1.4 Monthly Summary Reports</w:t>
      </w:r>
    </w:p>
    <w:p w14:paraId="6DA04E86" w14:textId="77777777" w:rsidR="009D1EA9" w:rsidRPr="00C54EF7" w:rsidRDefault="009D1EA9" w:rsidP="009D1EA9">
      <w:pPr>
        <w:spacing w:line="360" w:lineRule="auto"/>
        <w:jc w:val="both"/>
        <w:rPr>
          <w:bCs/>
          <w:lang w:eastAsia="en-AU"/>
        </w:rPr>
      </w:pPr>
    </w:p>
    <w:p w14:paraId="39F16C75" w14:textId="77777777" w:rsidR="009D1EA9" w:rsidRPr="00C54EF7" w:rsidRDefault="009D1EA9" w:rsidP="009D1EA9">
      <w:pPr>
        <w:spacing w:line="360" w:lineRule="auto"/>
        <w:jc w:val="both"/>
        <w:rPr>
          <w:bCs/>
          <w:lang w:eastAsia="en-AU"/>
        </w:rPr>
      </w:pPr>
      <w:r w:rsidRPr="00C54EF7">
        <w:rPr>
          <w:bCs/>
          <w:lang w:eastAsia="en-AU"/>
        </w:rPr>
        <w:t>5.2 Notification Management System (UC5)</w:t>
      </w:r>
    </w:p>
    <w:p w14:paraId="7DDA8F0E" w14:textId="77777777" w:rsidR="009D1EA9" w:rsidRPr="00C54EF7" w:rsidRDefault="009D1EA9" w:rsidP="009D1EA9">
      <w:pPr>
        <w:spacing w:line="360" w:lineRule="auto"/>
        <w:jc w:val="both"/>
        <w:rPr>
          <w:bCs/>
          <w:lang w:eastAsia="en-AU"/>
        </w:rPr>
      </w:pPr>
      <w:r w:rsidRPr="00C54EF7">
        <w:rPr>
          <w:bCs/>
          <w:lang w:eastAsia="en-AU"/>
        </w:rPr>
        <w:t>5.2.1 Email Notification Setup</w:t>
      </w:r>
    </w:p>
    <w:p w14:paraId="44AF0206" w14:textId="77777777" w:rsidR="009D1EA9" w:rsidRPr="00C54EF7" w:rsidRDefault="009D1EA9" w:rsidP="009D1EA9">
      <w:pPr>
        <w:spacing w:line="360" w:lineRule="auto"/>
        <w:jc w:val="both"/>
        <w:rPr>
          <w:bCs/>
          <w:lang w:eastAsia="en-AU"/>
        </w:rPr>
      </w:pPr>
      <w:r w:rsidRPr="00C54EF7">
        <w:rPr>
          <w:bCs/>
          <w:lang w:eastAsia="en-AU"/>
        </w:rPr>
        <w:t>5.2.2 Donation Alert Notifications</w:t>
      </w:r>
    </w:p>
    <w:p w14:paraId="08ED766D" w14:textId="77777777" w:rsidR="009D1EA9" w:rsidRPr="00C54EF7" w:rsidRDefault="009D1EA9" w:rsidP="009D1EA9">
      <w:pPr>
        <w:spacing w:line="360" w:lineRule="auto"/>
        <w:jc w:val="both"/>
        <w:rPr>
          <w:bCs/>
          <w:lang w:eastAsia="en-AU"/>
        </w:rPr>
      </w:pPr>
      <w:r w:rsidRPr="00C54EF7">
        <w:rPr>
          <w:bCs/>
          <w:lang w:eastAsia="en-AU"/>
        </w:rPr>
        <w:t>5.2.3 Expiry Reminder Notifications</w:t>
      </w:r>
    </w:p>
    <w:p w14:paraId="18E4E9B3" w14:textId="77777777" w:rsidR="009D1EA9" w:rsidRPr="00C54EF7" w:rsidRDefault="009D1EA9" w:rsidP="009D1EA9">
      <w:pPr>
        <w:spacing w:line="360" w:lineRule="auto"/>
        <w:jc w:val="both"/>
        <w:rPr>
          <w:bCs/>
          <w:lang w:eastAsia="en-AU"/>
        </w:rPr>
      </w:pPr>
      <w:r w:rsidRPr="00C54EF7">
        <w:rPr>
          <w:bCs/>
          <w:lang w:eastAsia="en-AU"/>
        </w:rPr>
        <w:t>5.2.4 System Alert Messages</w:t>
      </w:r>
    </w:p>
    <w:p w14:paraId="20E6310D" w14:textId="77777777" w:rsidR="009D1EA9" w:rsidRPr="00C54EF7" w:rsidRDefault="009D1EA9" w:rsidP="009D1EA9">
      <w:pPr>
        <w:spacing w:line="360" w:lineRule="auto"/>
        <w:jc w:val="both"/>
        <w:rPr>
          <w:bCs/>
          <w:lang w:eastAsia="en-AU"/>
        </w:rPr>
      </w:pPr>
    </w:p>
    <w:p w14:paraId="39F47BF7" w14:textId="77777777" w:rsidR="009D1EA9" w:rsidRPr="00C54EF7" w:rsidRDefault="009D1EA9" w:rsidP="009D1EA9">
      <w:pPr>
        <w:spacing w:line="360" w:lineRule="auto"/>
        <w:jc w:val="both"/>
        <w:rPr>
          <w:bCs/>
          <w:lang w:eastAsia="en-AU"/>
        </w:rPr>
      </w:pPr>
      <w:r w:rsidRPr="00C54EF7">
        <w:rPr>
          <w:bCs/>
          <w:lang w:eastAsia="en-AU"/>
        </w:rPr>
        <w:t>5.3 Weekly Meal Planning Module (UC6)</w:t>
      </w:r>
    </w:p>
    <w:p w14:paraId="73448E11" w14:textId="77777777" w:rsidR="009D1EA9" w:rsidRPr="00C54EF7" w:rsidRDefault="009D1EA9" w:rsidP="009D1EA9">
      <w:pPr>
        <w:spacing w:line="360" w:lineRule="auto"/>
        <w:jc w:val="both"/>
        <w:rPr>
          <w:bCs/>
          <w:lang w:eastAsia="en-AU"/>
        </w:rPr>
      </w:pPr>
      <w:r w:rsidRPr="00C54EF7">
        <w:rPr>
          <w:bCs/>
          <w:lang w:eastAsia="en-AU"/>
        </w:rPr>
        <w:t>5.3.1 Create Meal Plan</w:t>
      </w:r>
    </w:p>
    <w:p w14:paraId="280B0C20" w14:textId="77777777" w:rsidR="009D1EA9" w:rsidRPr="00C54EF7" w:rsidRDefault="009D1EA9" w:rsidP="009D1EA9">
      <w:pPr>
        <w:spacing w:line="360" w:lineRule="auto"/>
        <w:jc w:val="both"/>
        <w:rPr>
          <w:bCs/>
          <w:lang w:eastAsia="en-AU"/>
        </w:rPr>
      </w:pPr>
      <w:r w:rsidRPr="00C54EF7">
        <w:rPr>
          <w:bCs/>
          <w:lang w:eastAsia="en-AU"/>
        </w:rPr>
        <w:t>5.3.2 Suggest Available Food Items</w:t>
      </w:r>
    </w:p>
    <w:p w14:paraId="4ADCFB78" w14:textId="77777777" w:rsidR="009D1EA9" w:rsidRPr="00C54EF7" w:rsidRDefault="009D1EA9" w:rsidP="009D1EA9">
      <w:pPr>
        <w:spacing w:line="360" w:lineRule="auto"/>
        <w:jc w:val="both"/>
        <w:rPr>
          <w:bCs/>
          <w:lang w:eastAsia="en-AU"/>
        </w:rPr>
      </w:pPr>
      <w:r w:rsidRPr="00C54EF7">
        <w:rPr>
          <w:bCs/>
          <w:lang w:eastAsia="en-AU"/>
        </w:rPr>
        <w:t>5.3.3 Update Meal Plan</w:t>
      </w:r>
    </w:p>
    <w:p w14:paraId="1AA80E40" w14:textId="77777777" w:rsidR="009D1EA9" w:rsidRPr="00C54EF7" w:rsidRDefault="009D1EA9" w:rsidP="009D1EA9">
      <w:pPr>
        <w:spacing w:line="360" w:lineRule="auto"/>
        <w:jc w:val="both"/>
        <w:rPr>
          <w:bCs/>
          <w:lang w:eastAsia="en-AU"/>
        </w:rPr>
      </w:pPr>
      <w:r w:rsidRPr="00C54EF7">
        <w:rPr>
          <w:bCs/>
          <w:lang w:eastAsia="en-AU"/>
        </w:rPr>
        <w:t>5.3.4 Delete Meal Plan</w:t>
      </w:r>
    </w:p>
    <w:p w14:paraId="3C37770E" w14:textId="77777777" w:rsidR="009D1EA9" w:rsidRPr="00C54EF7" w:rsidRDefault="009D1EA9" w:rsidP="009D1EA9">
      <w:pPr>
        <w:spacing w:line="360" w:lineRule="auto"/>
        <w:jc w:val="both"/>
        <w:rPr>
          <w:bCs/>
          <w:lang w:eastAsia="en-AU"/>
        </w:rPr>
      </w:pPr>
      <w:r w:rsidRPr="00C54EF7">
        <w:rPr>
          <w:bCs/>
          <w:lang w:eastAsia="en-AU"/>
        </w:rPr>
        <w:t>5.3.5 Weekly Schedule View</w:t>
      </w:r>
    </w:p>
    <w:p w14:paraId="36DF2AB4" w14:textId="77777777" w:rsidR="009D1EA9" w:rsidRPr="00C54EF7" w:rsidRDefault="009D1EA9" w:rsidP="009D1EA9">
      <w:pPr>
        <w:spacing w:line="360" w:lineRule="auto"/>
        <w:jc w:val="both"/>
        <w:rPr>
          <w:bCs/>
          <w:lang w:eastAsia="en-AU"/>
        </w:rPr>
      </w:pPr>
    </w:p>
    <w:p w14:paraId="2A761455" w14:textId="77777777" w:rsidR="009D1EA9" w:rsidRPr="00C54EF7" w:rsidRDefault="009D1EA9" w:rsidP="009D1EA9">
      <w:pPr>
        <w:spacing w:line="360" w:lineRule="auto"/>
        <w:jc w:val="both"/>
        <w:rPr>
          <w:bCs/>
          <w:lang w:eastAsia="en-AU"/>
        </w:rPr>
      </w:pPr>
      <w:r w:rsidRPr="00C54EF7">
        <w:rPr>
          <w:bCs/>
          <w:lang w:eastAsia="en-AU"/>
        </w:rPr>
        <w:t>Milestone 3: Iteration 2 Complete</w:t>
      </w:r>
    </w:p>
    <w:p w14:paraId="0EF6CBA9" w14:textId="77777777" w:rsidR="009D1EA9" w:rsidRPr="00C54EF7" w:rsidRDefault="009D1EA9" w:rsidP="009D1EA9">
      <w:pPr>
        <w:spacing w:line="360" w:lineRule="auto"/>
        <w:jc w:val="both"/>
        <w:rPr>
          <w:bCs/>
          <w:lang w:eastAsia="en-AU"/>
        </w:rPr>
      </w:pPr>
    </w:p>
    <w:p w14:paraId="2CEFD083" w14:textId="77777777" w:rsidR="009D1EA9" w:rsidRPr="00C54EF7" w:rsidRDefault="009D1EA9" w:rsidP="009D1EA9">
      <w:pPr>
        <w:spacing w:line="360" w:lineRule="auto"/>
        <w:jc w:val="both"/>
        <w:rPr>
          <w:bCs/>
          <w:lang w:eastAsia="en-AU"/>
        </w:rPr>
      </w:pPr>
      <w:r w:rsidRPr="00C54EF7">
        <w:rPr>
          <w:bCs/>
          <w:lang w:eastAsia="en-AU"/>
        </w:rPr>
        <w:t>6 Testing Deliverables</w:t>
      </w:r>
    </w:p>
    <w:p w14:paraId="071EFB53" w14:textId="77777777" w:rsidR="009D1EA9" w:rsidRPr="00C54EF7" w:rsidRDefault="009D1EA9" w:rsidP="009D1EA9">
      <w:pPr>
        <w:spacing w:line="360" w:lineRule="auto"/>
        <w:jc w:val="both"/>
        <w:rPr>
          <w:bCs/>
          <w:lang w:eastAsia="en-AU"/>
        </w:rPr>
      </w:pPr>
      <w:r w:rsidRPr="00C54EF7">
        <w:rPr>
          <w:bCs/>
          <w:lang w:eastAsia="en-AU"/>
        </w:rPr>
        <w:t>6.1 Unit Testing (Module-level testing)</w:t>
      </w:r>
    </w:p>
    <w:p w14:paraId="4A9C4870" w14:textId="77777777" w:rsidR="009D1EA9" w:rsidRPr="00C54EF7" w:rsidRDefault="009D1EA9" w:rsidP="009D1EA9">
      <w:pPr>
        <w:spacing w:line="360" w:lineRule="auto"/>
        <w:jc w:val="both"/>
        <w:rPr>
          <w:bCs/>
          <w:lang w:eastAsia="en-AU"/>
        </w:rPr>
      </w:pPr>
      <w:r w:rsidRPr="00C54EF7">
        <w:rPr>
          <w:bCs/>
          <w:lang w:eastAsia="en-AU"/>
        </w:rPr>
        <w:t>6.2 Integration Testing (Module interaction testing)</w:t>
      </w:r>
    </w:p>
    <w:p w14:paraId="6893CDBF" w14:textId="77777777" w:rsidR="009D1EA9" w:rsidRPr="00C54EF7" w:rsidRDefault="009D1EA9" w:rsidP="009D1EA9">
      <w:pPr>
        <w:spacing w:line="360" w:lineRule="auto"/>
        <w:jc w:val="both"/>
        <w:rPr>
          <w:bCs/>
          <w:lang w:eastAsia="en-AU"/>
        </w:rPr>
      </w:pPr>
      <w:r w:rsidRPr="00C54EF7">
        <w:rPr>
          <w:bCs/>
          <w:lang w:eastAsia="en-AU"/>
        </w:rPr>
        <w:t>6.3 System Testing (Full system validation)</w:t>
      </w:r>
    </w:p>
    <w:p w14:paraId="09490928" w14:textId="77777777" w:rsidR="009D1EA9" w:rsidRPr="00C54EF7" w:rsidRDefault="009D1EA9" w:rsidP="009D1EA9">
      <w:pPr>
        <w:spacing w:line="360" w:lineRule="auto"/>
        <w:jc w:val="both"/>
        <w:rPr>
          <w:bCs/>
          <w:lang w:eastAsia="en-AU"/>
        </w:rPr>
      </w:pPr>
      <w:r w:rsidRPr="00C54EF7">
        <w:rPr>
          <w:bCs/>
          <w:lang w:eastAsia="en-AU"/>
        </w:rPr>
        <w:t>6.4 User Acceptance Testing (UAT)</w:t>
      </w:r>
    </w:p>
    <w:p w14:paraId="51F1052B" w14:textId="77777777" w:rsidR="009D1EA9" w:rsidRPr="00C54EF7" w:rsidRDefault="009D1EA9" w:rsidP="009D1EA9">
      <w:pPr>
        <w:spacing w:line="360" w:lineRule="auto"/>
        <w:jc w:val="both"/>
        <w:rPr>
          <w:bCs/>
          <w:lang w:eastAsia="en-AU"/>
        </w:rPr>
      </w:pPr>
      <w:r w:rsidRPr="00C54EF7">
        <w:rPr>
          <w:bCs/>
          <w:lang w:eastAsia="en-AU"/>
        </w:rPr>
        <w:t>6.5 Defect Logging and Tracking</w:t>
      </w:r>
    </w:p>
    <w:p w14:paraId="266020F5" w14:textId="77777777" w:rsidR="009D1EA9" w:rsidRPr="00C54EF7" w:rsidRDefault="009D1EA9" w:rsidP="009D1EA9">
      <w:pPr>
        <w:spacing w:line="360" w:lineRule="auto"/>
        <w:jc w:val="both"/>
        <w:rPr>
          <w:bCs/>
          <w:lang w:eastAsia="en-AU"/>
        </w:rPr>
      </w:pPr>
      <w:r w:rsidRPr="00C54EF7">
        <w:rPr>
          <w:bCs/>
          <w:lang w:eastAsia="en-AU"/>
        </w:rPr>
        <w:t>6.6 Bug Fixing and Retesting</w:t>
      </w:r>
    </w:p>
    <w:p w14:paraId="50DD24C7" w14:textId="77777777" w:rsidR="009D1EA9" w:rsidRPr="00C54EF7" w:rsidRDefault="009D1EA9" w:rsidP="009D1EA9">
      <w:pPr>
        <w:spacing w:line="360" w:lineRule="auto"/>
        <w:jc w:val="both"/>
        <w:rPr>
          <w:bCs/>
          <w:lang w:eastAsia="en-AU"/>
        </w:rPr>
      </w:pPr>
    </w:p>
    <w:p w14:paraId="4ED8D4F6" w14:textId="77777777" w:rsidR="009D1EA9" w:rsidRPr="00C54EF7" w:rsidRDefault="009D1EA9" w:rsidP="009D1EA9">
      <w:pPr>
        <w:spacing w:line="360" w:lineRule="auto"/>
        <w:jc w:val="both"/>
        <w:rPr>
          <w:bCs/>
          <w:lang w:eastAsia="en-AU"/>
        </w:rPr>
      </w:pPr>
      <w:r w:rsidRPr="00C54EF7">
        <w:rPr>
          <w:bCs/>
          <w:lang w:eastAsia="en-AU"/>
        </w:rPr>
        <w:t>Milestone 4: Testing Complete</w:t>
      </w:r>
    </w:p>
    <w:p w14:paraId="6F6EC611" w14:textId="77777777" w:rsidR="009D1EA9" w:rsidRPr="00C54EF7" w:rsidRDefault="009D1EA9" w:rsidP="009D1EA9">
      <w:pPr>
        <w:spacing w:line="360" w:lineRule="auto"/>
        <w:jc w:val="both"/>
        <w:rPr>
          <w:bCs/>
          <w:lang w:eastAsia="en-AU"/>
        </w:rPr>
      </w:pPr>
    </w:p>
    <w:p w14:paraId="07B17F2D" w14:textId="77777777" w:rsidR="009D1EA9" w:rsidRPr="00C54EF7" w:rsidRDefault="009D1EA9" w:rsidP="009D1EA9">
      <w:pPr>
        <w:spacing w:line="360" w:lineRule="auto"/>
        <w:jc w:val="both"/>
        <w:rPr>
          <w:bCs/>
          <w:lang w:eastAsia="en-AU"/>
        </w:rPr>
      </w:pPr>
      <w:r w:rsidRPr="00C54EF7">
        <w:rPr>
          <w:bCs/>
          <w:lang w:eastAsia="en-AU"/>
        </w:rPr>
        <w:t>7 Project Closure Deliverables</w:t>
      </w:r>
    </w:p>
    <w:p w14:paraId="3F68A4B5" w14:textId="77777777" w:rsidR="009D1EA9" w:rsidRPr="00C54EF7" w:rsidRDefault="009D1EA9" w:rsidP="009D1EA9">
      <w:pPr>
        <w:spacing w:line="360" w:lineRule="auto"/>
        <w:jc w:val="both"/>
        <w:rPr>
          <w:bCs/>
          <w:lang w:eastAsia="en-AU"/>
        </w:rPr>
      </w:pPr>
      <w:r w:rsidRPr="00C54EF7">
        <w:rPr>
          <w:bCs/>
          <w:lang w:eastAsia="en-AU"/>
        </w:rPr>
        <w:t>7.1 Technical Documentation</w:t>
      </w:r>
    </w:p>
    <w:p w14:paraId="2C8398E9" w14:textId="77777777" w:rsidR="009D1EA9" w:rsidRPr="00C54EF7" w:rsidRDefault="009D1EA9" w:rsidP="009D1EA9">
      <w:pPr>
        <w:spacing w:line="360" w:lineRule="auto"/>
        <w:jc w:val="both"/>
        <w:rPr>
          <w:bCs/>
          <w:lang w:eastAsia="en-AU"/>
        </w:rPr>
      </w:pPr>
      <w:r w:rsidRPr="00C54EF7">
        <w:rPr>
          <w:bCs/>
          <w:lang w:eastAsia="en-AU"/>
        </w:rPr>
        <w:t>7.2 User Manual / User Guide</w:t>
      </w:r>
    </w:p>
    <w:p w14:paraId="4F8DDE5D" w14:textId="77777777" w:rsidR="009D1EA9" w:rsidRPr="00C54EF7" w:rsidRDefault="009D1EA9" w:rsidP="009D1EA9">
      <w:pPr>
        <w:spacing w:line="360" w:lineRule="auto"/>
        <w:jc w:val="both"/>
        <w:rPr>
          <w:bCs/>
          <w:lang w:eastAsia="en-AU"/>
        </w:rPr>
      </w:pPr>
      <w:r w:rsidRPr="00C54EF7">
        <w:rPr>
          <w:bCs/>
          <w:lang w:eastAsia="en-AU"/>
        </w:rPr>
        <w:t>7.3 Final Project Report</w:t>
      </w:r>
    </w:p>
    <w:p w14:paraId="109866B6" w14:textId="77777777" w:rsidR="009D1EA9" w:rsidRPr="00C54EF7" w:rsidRDefault="009D1EA9" w:rsidP="009D1EA9">
      <w:pPr>
        <w:spacing w:line="360" w:lineRule="auto"/>
        <w:jc w:val="both"/>
        <w:rPr>
          <w:bCs/>
          <w:lang w:eastAsia="en-AU"/>
        </w:rPr>
      </w:pPr>
      <w:r w:rsidRPr="00C54EF7">
        <w:rPr>
          <w:bCs/>
          <w:lang w:eastAsia="en-AU"/>
        </w:rPr>
        <w:t>7.4 Project Presentation Slides</w:t>
      </w:r>
    </w:p>
    <w:p w14:paraId="41A90E30" w14:textId="77777777" w:rsidR="009D1EA9" w:rsidRPr="00C54EF7" w:rsidRDefault="009D1EA9" w:rsidP="009D1EA9">
      <w:pPr>
        <w:spacing w:line="360" w:lineRule="auto"/>
        <w:jc w:val="both"/>
        <w:rPr>
          <w:bCs/>
          <w:lang w:eastAsia="en-AU"/>
        </w:rPr>
      </w:pPr>
      <w:r w:rsidRPr="00C54EF7">
        <w:rPr>
          <w:bCs/>
          <w:lang w:eastAsia="en-AU"/>
        </w:rPr>
        <w:t>7.5 Final System Demonstration</w:t>
      </w:r>
    </w:p>
    <w:p w14:paraId="0D921883" w14:textId="77777777" w:rsidR="009D1EA9" w:rsidRPr="00C54EF7" w:rsidRDefault="009D1EA9" w:rsidP="009D1EA9">
      <w:pPr>
        <w:spacing w:line="360" w:lineRule="auto"/>
        <w:jc w:val="both"/>
        <w:rPr>
          <w:bCs/>
          <w:lang w:eastAsia="en-AU"/>
        </w:rPr>
      </w:pPr>
      <w:r w:rsidRPr="00C54EF7">
        <w:rPr>
          <w:bCs/>
          <w:lang w:eastAsia="en-AU"/>
        </w:rPr>
        <w:t>7.6 Project Submission</w:t>
      </w:r>
    </w:p>
    <w:p w14:paraId="38C32199" w14:textId="77777777" w:rsidR="009D1EA9" w:rsidRDefault="009D1EA9" w:rsidP="009D1EA9">
      <w:pPr>
        <w:spacing w:line="360" w:lineRule="auto"/>
        <w:jc w:val="both"/>
        <w:rPr>
          <w:bCs/>
          <w:lang w:eastAsia="en-AU"/>
        </w:rPr>
      </w:pPr>
    </w:p>
    <w:p w14:paraId="30ECB36A" w14:textId="77777777" w:rsidR="009D1EA9" w:rsidRDefault="009D1EA9" w:rsidP="009D1EA9">
      <w:pPr>
        <w:keepNext/>
        <w:spacing w:line="360" w:lineRule="auto"/>
        <w:jc w:val="center"/>
      </w:pPr>
      <w:r w:rsidRPr="00257202">
        <w:rPr>
          <w:bCs/>
          <w:noProof/>
          <w:lang w:eastAsia="en-AU"/>
        </w:rPr>
        <w:drawing>
          <wp:inline distT="0" distB="0" distL="0" distR="0" wp14:anchorId="56D874BA" wp14:editId="4902F370">
            <wp:extent cx="3863675" cy="5182049"/>
            <wp:effectExtent l="0" t="0" r="3810" b="0"/>
            <wp:docPr id="87028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874" name=""/>
                    <pic:cNvPicPr/>
                  </pic:nvPicPr>
                  <pic:blipFill>
                    <a:blip r:embed="rId10"/>
                    <a:stretch>
                      <a:fillRect/>
                    </a:stretch>
                  </pic:blipFill>
                  <pic:spPr>
                    <a:xfrm>
                      <a:off x="0" y="0"/>
                      <a:ext cx="3863675" cy="5182049"/>
                    </a:xfrm>
                    <a:prstGeom prst="rect">
                      <a:avLst/>
                    </a:prstGeom>
                  </pic:spPr>
                </pic:pic>
              </a:graphicData>
            </a:graphic>
          </wp:inline>
        </w:drawing>
      </w:r>
    </w:p>
    <w:p w14:paraId="03ABB244" w14:textId="77777777" w:rsidR="009D1EA9" w:rsidRPr="00C54EF7" w:rsidRDefault="009D1EA9" w:rsidP="009D1EA9">
      <w:pPr>
        <w:pStyle w:val="Caption"/>
        <w:jc w:val="center"/>
        <w:rPr>
          <w:bCs/>
          <w:sz w:val="24"/>
          <w:szCs w:val="24"/>
          <w:lang w:eastAsia="en-AU"/>
        </w:rPr>
      </w:pPr>
      <w:bookmarkStart w:id="10" w:name="_Toc232151884"/>
      <w:r>
        <w:t xml:space="preserve">Figure </w:t>
      </w:r>
      <w:fldSimple w:instr=" SEQ Figure \* ARABIC ">
        <w:r>
          <w:rPr>
            <w:noProof/>
          </w:rPr>
          <w:t>1</w:t>
        </w:r>
      </w:fldSimple>
      <w:r>
        <w:t xml:space="preserve">: </w:t>
      </w:r>
      <w:proofErr w:type="spellStart"/>
      <w:r>
        <w:t>Wbs</w:t>
      </w:r>
      <w:proofErr w:type="spellEnd"/>
      <w:r>
        <w:t xml:space="preserve"> Main</w:t>
      </w:r>
      <w:bookmarkEnd w:id="10"/>
    </w:p>
    <w:p w14:paraId="6CE29C7D" w14:textId="77777777" w:rsidR="009D1EA9" w:rsidRPr="00C54EF7" w:rsidRDefault="009D1EA9" w:rsidP="009D1EA9">
      <w:pPr>
        <w:pStyle w:val="Heading3"/>
        <w:spacing w:line="360" w:lineRule="auto"/>
        <w:jc w:val="both"/>
        <w:rPr>
          <w:rFonts w:cs="Times New Roman"/>
          <w:lang w:eastAsia="en-AU"/>
        </w:rPr>
      </w:pPr>
      <w:bookmarkStart w:id="11" w:name="_Toc232144670"/>
      <w:r w:rsidRPr="00C54EF7">
        <w:rPr>
          <w:rFonts w:cs="Times New Roman"/>
          <w:lang w:eastAsia="en-AU"/>
        </w:rPr>
        <w:t>B. Project Timeline</w:t>
      </w:r>
      <w:bookmarkEnd w:id="11"/>
    </w:p>
    <w:tbl>
      <w:tblPr>
        <w:tblStyle w:val="TableGrid"/>
        <w:tblW w:w="0" w:type="auto"/>
        <w:tblLook w:val="04A0" w:firstRow="1" w:lastRow="0" w:firstColumn="1" w:lastColumn="0" w:noHBand="0" w:noVBand="1"/>
      </w:tblPr>
      <w:tblGrid>
        <w:gridCol w:w="5148"/>
        <w:gridCol w:w="3960"/>
      </w:tblGrid>
      <w:tr w:rsidR="009D1EA9" w:rsidRPr="00C54EF7" w14:paraId="438AA919" w14:textId="77777777" w:rsidTr="001012C3">
        <w:trPr>
          <w:trHeight w:val="312"/>
        </w:trPr>
        <w:tc>
          <w:tcPr>
            <w:tcW w:w="5148" w:type="dxa"/>
            <w:hideMark/>
          </w:tcPr>
          <w:p w14:paraId="4C9A53AE" w14:textId="77777777" w:rsidR="009D1EA9" w:rsidRPr="00C54EF7" w:rsidRDefault="009D1EA9" w:rsidP="001012C3">
            <w:pPr>
              <w:spacing w:line="360" w:lineRule="auto"/>
              <w:jc w:val="both"/>
              <w:rPr>
                <w:b/>
                <w:bCs/>
                <w:lang w:eastAsia="en-AU"/>
              </w:rPr>
            </w:pPr>
            <w:r w:rsidRPr="00C54EF7">
              <w:rPr>
                <w:b/>
                <w:bCs/>
                <w:lang w:eastAsia="en-AU"/>
              </w:rPr>
              <w:t>Activity</w:t>
            </w:r>
          </w:p>
        </w:tc>
        <w:tc>
          <w:tcPr>
            <w:tcW w:w="3960" w:type="dxa"/>
            <w:hideMark/>
          </w:tcPr>
          <w:p w14:paraId="5789262E" w14:textId="77777777" w:rsidR="009D1EA9" w:rsidRPr="00C54EF7" w:rsidRDefault="009D1EA9" w:rsidP="001012C3">
            <w:pPr>
              <w:spacing w:line="360" w:lineRule="auto"/>
              <w:jc w:val="both"/>
              <w:rPr>
                <w:b/>
                <w:bCs/>
                <w:lang w:eastAsia="en-AU"/>
              </w:rPr>
            </w:pPr>
            <w:r w:rsidRPr="00C54EF7">
              <w:rPr>
                <w:b/>
                <w:bCs/>
                <w:lang w:eastAsia="en-AU"/>
              </w:rPr>
              <w:t>Duration</w:t>
            </w:r>
          </w:p>
        </w:tc>
      </w:tr>
      <w:tr w:rsidR="009D1EA9" w:rsidRPr="00C54EF7" w14:paraId="427A7F9C" w14:textId="77777777" w:rsidTr="001012C3">
        <w:trPr>
          <w:trHeight w:val="624"/>
        </w:trPr>
        <w:tc>
          <w:tcPr>
            <w:tcW w:w="5148" w:type="dxa"/>
            <w:hideMark/>
          </w:tcPr>
          <w:p w14:paraId="3985FD9F" w14:textId="77777777" w:rsidR="009D1EA9" w:rsidRPr="00C54EF7" w:rsidRDefault="009D1EA9" w:rsidP="001012C3">
            <w:pPr>
              <w:spacing w:line="360" w:lineRule="auto"/>
              <w:jc w:val="both"/>
              <w:rPr>
                <w:lang w:eastAsia="en-AU"/>
              </w:rPr>
            </w:pPr>
            <w:r w:rsidRPr="00C54EF7">
              <w:rPr>
                <w:lang w:eastAsia="en-AU"/>
              </w:rPr>
              <w:t>Project Planning and Initiation</w:t>
            </w:r>
          </w:p>
        </w:tc>
        <w:tc>
          <w:tcPr>
            <w:tcW w:w="3960" w:type="dxa"/>
            <w:hideMark/>
          </w:tcPr>
          <w:p w14:paraId="645F98EC" w14:textId="77777777" w:rsidR="009D1EA9" w:rsidRPr="00C54EF7" w:rsidRDefault="009D1EA9" w:rsidP="001012C3">
            <w:pPr>
              <w:spacing w:line="360" w:lineRule="auto"/>
              <w:jc w:val="both"/>
              <w:rPr>
                <w:lang w:eastAsia="en-AU"/>
              </w:rPr>
            </w:pPr>
            <w:r w:rsidRPr="00C54EF7">
              <w:rPr>
                <w:lang w:eastAsia="en-AU"/>
              </w:rPr>
              <w:t>22 May 2026 - 4 June 2026</w:t>
            </w:r>
          </w:p>
        </w:tc>
      </w:tr>
      <w:tr w:rsidR="009D1EA9" w:rsidRPr="00C54EF7" w14:paraId="65B04CF0" w14:textId="77777777" w:rsidTr="001012C3">
        <w:trPr>
          <w:trHeight w:val="312"/>
        </w:trPr>
        <w:tc>
          <w:tcPr>
            <w:tcW w:w="5148" w:type="dxa"/>
            <w:hideMark/>
          </w:tcPr>
          <w:p w14:paraId="707E5065" w14:textId="77777777" w:rsidR="009D1EA9" w:rsidRPr="00C54EF7" w:rsidRDefault="009D1EA9" w:rsidP="001012C3">
            <w:pPr>
              <w:spacing w:line="360" w:lineRule="auto"/>
              <w:jc w:val="both"/>
              <w:rPr>
                <w:lang w:eastAsia="en-AU"/>
              </w:rPr>
            </w:pPr>
            <w:r w:rsidRPr="00C54EF7">
              <w:rPr>
                <w:lang w:eastAsia="en-AU"/>
              </w:rPr>
              <w:t>Requirements Analysis</w:t>
            </w:r>
          </w:p>
        </w:tc>
        <w:tc>
          <w:tcPr>
            <w:tcW w:w="3960" w:type="dxa"/>
            <w:hideMark/>
          </w:tcPr>
          <w:p w14:paraId="38DF32E5" w14:textId="77777777" w:rsidR="009D1EA9" w:rsidRPr="00C54EF7" w:rsidRDefault="009D1EA9" w:rsidP="001012C3">
            <w:pPr>
              <w:spacing w:line="360" w:lineRule="auto"/>
              <w:jc w:val="both"/>
              <w:rPr>
                <w:lang w:eastAsia="en-AU"/>
              </w:rPr>
            </w:pPr>
            <w:r w:rsidRPr="00C54EF7">
              <w:rPr>
                <w:lang w:eastAsia="en-AU"/>
              </w:rPr>
              <w:t>5 June 2026 - 18 June 2026</w:t>
            </w:r>
          </w:p>
        </w:tc>
      </w:tr>
      <w:tr w:rsidR="009D1EA9" w:rsidRPr="00C54EF7" w14:paraId="26734EDC" w14:textId="77777777" w:rsidTr="001012C3">
        <w:trPr>
          <w:trHeight w:val="530"/>
        </w:trPr>
        <w:tc>
          <w:tcPr>
            <w:tcW w:w="5148" w:type="dxa"/>
            <w:hideMark/>
          </w:tcPr>
          <w:p w14:paraId="3784738C" w14:textId="77777777" w:rsidR="009D1EA9" w:rsidRPr="00C54EF7" w:rsidRDefault="009D1EA9" w:rsidP="001012C3">
            <w:pPr>
              <w:spacing w:line="360" w:lineRule="auto"/>
              <w:jc w:val="both"/>
              <w:rPr>
                <w:lang w:eastAsia="en-AU"/>
              </w:rPr>
            </w:pPr>
            <w:r w:rsidRPr="00C54EF7">
              <w:rPr>
                <w:lang w:eastAsia="en-AU"/>
              </w:rPr>
              <w:t>System Design and Assignment 1 Documentation</w:t>
            </w:r>
          </w:p>
        </w:tc>
        <w:tc>
          <w:tcPr>
            <w:tcW w:w="3960" w:type="dxa"/>
            <w:hideMark/>
          </w:tcPr>
          <w:p w14:paraId="6F518BF6" w14:textId="77777777" w:rsidR="009D1EA9" w:rsidRPr="00C54EF7" w:rsidRDefault="009D1EA9" w:rsidP="001012C3">
            <w:pPr>
              <w:spacing w:line="360" w:lineRule="auto"/>
              <w:jc w:val="both"/>
              <w:rPr>
                <w:lang w:eastAsia="en-AU"/>
              </w:rPr>
            </w:pPr>
            <w:r w:rsidRPr="00C54EF7">
              <w:rPr>
                <w:lang w:eastAsia="en-AU"/>
              </w:rPr>
              <w:t>19 June 2026 - 2 July 2026</w:t>
            </w:r>
          </w:p>
        </w:tc>
      </w:tr>
      <w:tr w:rsidR="009D1EA9" w:rsidRPr="00C54EF7" w14:paraId="7F88C558" w14:textId="77777777" w:rsidTr="001012C3">
        <w:trPr>
          <w:trHeight w:val="624"/>
        </w:trPr>
        <w:tc>
          <w:tcPr>
            <w:tcW w:w="5148" w:type="dxa"/>
            <w:hideMark/>
          </w:tcPr>
          <w:p w14:paraId="30A51661" w14:textId="77777777" w:rsidR="009D1EA9" w:rsidRPr="00C54EF7" w:rsidRDefault="009D1EA9" w:rsidP="001012C3">
            <w:pPr>
              <w:spacing w:line="360" w:lineRule="auto"/>
              <w:jc w:val="both"/>
              <w:rPr>
                <w:lang w:eastAsia="en-AU"/>
              </w:rPr>
            </w:pPr>
            <w:r w:rsidRPr="00C54EF7">
              <w:rPr>
                <w:lang w:eastAsia="en-AU"/>
              </w:rPr>
              <w:t>Iteration 1 Development (UC1-UC3)</w:t>
            </w:r>
          </w:p>
        </w:tc>
        <w:tc>
          <w:tcPr>
            <w:tcW w:w="3960" w:type="dxa"/>
            <w:hideMark/>
          </w:tcPr>
          <w:p w14:paraId="48585384" w14:textId="77777777" w:rsidR="009D1EA9" w:rsidRPr="00C54EF7" w:rsidRDefault="009D1EA9" w:rsidP="001012C3">
            <w:pPr>
              <w:spacing w:line="360" w:lineRule="auto"/>
              <w:jc w:val="both"/>
              <w:rPr>
                <w:lang w:eastAsia="en-AU"/>
              </w:rPr>
            </w:pPr>
            <w:r w:rsidRPr="00C54EF7">
              <w:rPr>
                <w:lang w:eastAsia="en-AU"/>
              </w:rPr>
              <w:t>3 July 2026 - 19 July 2026</w:t>
            </w:r>
          </w:p>
        </w:tc>
      </w:tr>
      <w:tr w:rsidR="009D1EA9" w:rsidRPr="00C54EF7" w14:paraId="1C52563D" w14:textId="77777777" w:rsidTr="001012C3">
        <w:trPr>
          <w:trHeight w:val="624"/>
        </w:trPr>
        <w:tc>
          <w:tcPr>
            <w:tcW w:w="5148" w:type="dxa"/>
            <w:hideMark/>
          </w:tcPr>
          <w:p w14:paraId="3D07AB5E" w14:textId="77777777" w:rsidR="009D1EA9" w:rsidRPr="00C54EF7" w:rsidRDefault="009D1EA9" w:rsidP="001012C3">
            <w:pPr>
              <w:spacing w:line="360" w:lineRule="auto"/>
              <w:jc w:val="both"/>
              <w:rPr>
                <w:lang w:eastAsia="en-AU"/>
              </w:rPr>
            </w:pPr>
            <w:r w:rsidRPr="00C54EF7">
              <w:rPr>
                <w:lang w:eastAsia="en-AU"/>
              </w:rPr>
              <w:t>Iteration 1 Testing and Review</w:t>
            </w:r>
          </w:p>
        </w:tc>
        <w:tc>
          <w:tcPr>
            <w:tcW w:w="3960" w:type="dxa"/>
            <w:hideMark/>
          </w:tcPr>
          <w:p w14:paraId="6A460C4A" w14:textId="77777777" w:rsidR="009D1EA9" w:rsidRPr="00C54EF7" w:rsidRDefault="009D1EA9" w:rsidP="001012C3">
            <w:pPr>
              <w:spacing w:line="360" w:lineRule="auto"/>
              <w:jc w:val="both"/>
              <w:rPr>
                <w:lang w:eastAsia="en-AU"/>
              </w:rPr>
            </w:pPr>
            <w:r w:rsidRPr="00C54EF7">
              <w:rPr>
                <w:lang w:eastAsia="en-AU"/>
              </w:rPr>
              <w:t>20 July 2026 - 24 July 2026</w:t>
            </w:r>
          </w:p>
        </w:tc>
      </w:tr>
      <w:tr w:rsidR="009D1EA9" w:rsidRPr="00C54EF7" w14:paraId="3B100CF7" w14:textId="77777777" w:rsidTr="001012C3">
        <w:trPr>
          <w:trHeight w:val="624"/>
        </w:trPr>
        <w:tc>
          <w:tcPr>
            <w:tcW w:w="5148" w:type="dxa"/>
            <w:hideMark/>
          </w:tcPr>
          <w:p w14:paraId="1DC33675" w14:textId="77777777" w:rsidR="009D1EA9" w:rsidRPr="00C54EF7" w:rsidRDefault="009D1EA9" w:rsidP="001012C3">
            <w:pPr>
              <w:spacing w:line="360" w:lineRule="auto"/>
              <w:jc w:val="both"/>
              <w:rPr>
                <w:lang w:eastAsia="en-AU"/>
              </w:rPr>
            </w:pPr>
            <w:r w:rsidRPr="00C54EF7">
              <w:rPr>
                <w:lang w:eastAsia="en-AU"/>
              </w:rPr>
              <w:t>Iteration 2 Development (UC4-UC6)</w:t>
            </w:r>
          </w:p>
        </w:tc>
        <w:tc>
          <w:tcPr>
            <w:tcW w:w="3960" w:type="dxa"/>
            <w:hideMark/>
          </w:tcPr>
          <w:p w14:paraId="650CE73D" w14:textId="77777777" w:rsidR="009D1EA9" w:rsidRPr="00C54EF7" w:rsidRDefault="009D1EA9" w:rsidP="001012C3">
            <w:pPr>
              <w:spacing w:line="360" w:lineRule="auto"/>
              <w:jc w:val="both"/>
              <w:rPr>
                <w:lang w:eastAsia="en-AU"/>
              </w:rPr>
            </w:pPr>
            <w:r w:rsidRPr="00C54EF7">
              <w:rPr>
                <w:lang w:eastAsia="en-AU"/>
              </w:rPr>
              <w:t>25 July 2026 - 09 August 2026</w:t>
            </w:r>
          </w:p>
        </w:tc>
      </w:tr>
      <w:tr w:rsidR="009D1EA9" w:rsidRPr="00C54EF7" w14:paraId="259B2A01" w14:textId="77777777" w:rsidTr="001012C3">
        <w:trPr>
          <w:trHeight w:val="624"/>
        </w:trPr>
        <w:tc>
          <w:tcPr>
            <w:tcW w:w="5148" w:type="dxa"/>
            <w:hideMark/>
          </w:tcPr>
          <w:p w14:paraId="71CE3898" w14:textId="77777777" w:rsidR="009D1EA9" w:rsidRPr="00C54EF7" w:rsidRDefault="009D1EA9" w:rsidP="001012C3">
            <w:pPr>
              <w:spacing w:line="360" w:lineRule="auto"/>
              <w:jc w:val="both"/>
              <w:rPr>
                <w:lang w:eastAsia="en-AU"/>
              </w:rPr>
            </w:pPr>
            <w:r w:rsidRPr="00C54EF7">
              <w:rPr>
                <w:lang w:eastAsia="en-AU"/>
              </w:rPr>
              <w:t>Iteration 2 Testing and Integration</w:t>
            </w:r>
          </w:p>
        </w:tc>
        <w:tc>
          <w:tcPr>
            <w:tcW w:w="3960" w:type="dxa"/>
            <w:hideMark/>
          </w:tcPr>
          <w:p w14:paraId="0F5E0965" w14:textId="77777777" w:rsidR="009D1EA9" w:rsidRPr="00C54EF7" w:rsidRDefault="009D1EA9" w:rsidP="001012C3">
            <w:pPr>
              <w:spacing w:line="360" w:lineRule="auto"/>
              <w:jc w:val="both"/>
              <w:rPr>
                <w:lang w:eastAsia="en-AU"/>
              </w:rPr>
            </w:pPr>
            <w:r w:rsidRPr="00C54EF7">
              <w:rPr>
                <w:lang w:eastAsia="en-AU"/>
              </w:rPr>
              <w:t>10 August 2026 - 16 August 2026</w:t>
            </w:r>
          </w:p>
        </w:tc>
      </w:tr>
      <w:tr w:rsidR="009D1EA9" w:rsidRPr="00C54EF7" w14:paraId="34E56397" w14:textId="77777777" w:rsidTr="001012C3">
        <w:trPr>
          <w:trHeight w:val="936"/>
        </w:trPr>
        <w:tc>
          <w:tcPr>
            <w:tcW w:w="5148" w:type="dxa"/>
            <w:hideMark/>
          </w:tcPr>
          <w:p w14:paraId="4CA738B0" w14:textId="77777777" w:rsidR="009D1EA9" w:rsidRPr="00C54EF7" w:rsidRDefault="009D1EA9" w:rsidP="001012C3">
            <w:pPr>
              <w:spacing w:line="360" w:lineRule="auto"/>
              <w:jc w:val="both"/>
              <w:rPr>
                <w:lang w:eastAsia="en-AU"/>
              </w:rPr>
            </w:pPr>
            <w:r w:rsidRPr="00C54EF7">
              <w:rPr>
                <w:lang w:eastAsia="en-AU"/>
              </w:rPr>
              <w:t>Final Documentation, Presentation and Submission</w:t>
            </w:r>
          </w:p>
        </w:tc>
        <w:tc>
          <w:tcPr>
            <w:tcW w:w="3960" w:type="dxa"/>
            <w:hideMark/>
          </w:tcPr>
          <w:p w14:paraId="463686FD" w14:textId="77777777" w:rsidR="009D1EA9" w:rsidRPr="00C54EF7" w:rsidRDefault="009D1EA9" w:rsidP="001012C3">
            <w:pPr>
              <w:spacing w:line="360" w:lineRule="auto"/>
              <w:jc w:val="both"/>
              <w:rPr>
                <w:lang w:eastAsia="en-AU"/>
              </w:rPr>
            </w:pPr>
            <w:r w:rsidRPr="00C54EF7">
              <w:rPr>
                <w:lang w:eastAsia="en-AU"/>
              </w:rPr>
              <w:t>17 August 2026 - 19 August 2026</w:t>
            </w:r>
          </w:p>
        </w:tc>
      </w:tr>
    </w:tbl>
    <w:p w14:paraId="5F2A5CDD" w14:textId="77777777" w:rsidR="009D1EA9" w:rsidRPr="00C54EF7" w:rsidRDefault="009D1EA9" w:rsidP="009D1EA9">
      <w:pPr>
        <w:spacing w:line="360" w:lineRule="auto"/>
        <w:jc w:val="both"/>
        <w:rPr>
          <w:b/>
          <w:bCs/>
          <w:lang w:eastAsia="en-AU"/>
        </w:rPr>
      </w:pPr>
    </w:p>
    <w:p w14:paraId="77396F49" w14:textId="77777777" w:rsidR="009D1EA9" w:rsidRPr="00C54EF7" w:rsidRDefault="009D1EA9" w:rsidP="009D1EA9">
      <w:pPr>
        <w:spacing w:line="360" w:lineRule="auto"/>
        <w:jc w:val="both"/>
        <w:rPr>
          <w:bCs/>
          <w:lang w:eastAsia="en-AU"/>
        </w:rPr>
      </w:pPr>
      <w:r w:rsidRPr="00C54EF7">
        <w:rPr>
          <w:bCs/>
          <w:lang w:eastAsia="en-AU"/>
        </w:rPr>
        <w:t xml:space="preserve">The total estimated effort for the </w:t>
      </w:r>
      <w:proofErr w:type="spellStart"/>
      <w:r w:rsidRPr="00C54EF7">
        <w:rPr>
          <w:bCs/>
          <w:lang w:eastAsia="en-AU"/>
        </w:rPr>
        <w:t>SaveBite</w:t>
      </w:r>
      <w:proofErr w:type="spellEnd"/>
      <w:r w:rsidRPr="00C54EF7">
        <w:rPr>
          <w:bCs/>
          <w:lang w:eastAsia="en-AU"/>
        </w:rPr>
        <w:t xml:space="preserve"> project is approximately 190 person-hours, distributed across planning, analysis, design, implementation, testing, documentation, and presentation activities. Each work package produces a measurable deliverable that contributes directly to the successful completion of the project objectives and the </w:t>
      </w:r>
      <w:proofErr w:type="spellStart"/>
      <w:r w:rsidRPr="00C54EF7">
        <w:rPr>
          <w:bCs/>
          <w:lang w:eastAsia="en-AU"/>
        </w:rPr>
        <w:t>SavePlate</w:t>
      </w:r>
      <w:proofErr w:type="spellEnd"/>
      <w:r w:rsidRPr="00C54EF7">
        <w:rPr>
          <w:bCs/>
          <w:lang w:eastAsia="en-AU"/>
        </w:rPr>
        <w:t xml:space="preserve"> case study requirements.</w:t>
      </w:r>
    </w:p>
    <w:p w14:paraId="716F3E06" w14:textId="77777777" w:rsidR="009D1EA9" w:rsidRDefault="009D1EA9" w:rsidP="009D1EA9">
      <w:pPr>
        <w:spacing w:line="360" w:lineRule="auto"/>
        <w:jc w:val="both"/>
        <w:rPr>
          <w:bCs/>
          <w:szCs w:val="20"/>
          <w:lang w:eastAsia="en-AU"/>
        </w:rPr>
      </w:pPr>
    </w:p>
    <w:p w14:paraId="53AB6BC8" w14:textId="77777777" w:rsidR="009D1EA9" w:rsidRPr="0073367B" w:rsidRDefault="009D1EA9" w:rsidP="009D1EA9">
      <w:pPr>
        <w:pStyle w:val="Heading2"/>
        <w:rPr>
          <w:lang w:eastAsia="en-AU"/>
        </w:rPr>
      </w:pPr>
      <w:r w:rsidRPr="0073367B">
        <w:rPr>
          <w:lang w:eastAsia="en-AU"/>
        </w:rPr>
        <w:t>5.3 Milestones and Deliverables</w:t>
      </w:r>
    </w:p>
    <w:p w14:paraId="7252BE61" w14:textId="77777777" w:rsidR="009D1EA9" w:rsidRDefault="009D1EA9" w:rsidP="009D1EA9">
      <w:pPr>
        <w:spacing w:line="360" w:lineRule="auto"/>
        <w:jc w:val="both"/>
        <w:rPr>
          <w:bCs/>
          <w:szCs w:val="20"/>
          <w:lang w:eastAsia="en-AU"/>
        </w:rPr>
      </w:pPr>
      <w:r w:rsidRPr="0073367B">
        <w:rPr>
          <w:bCs/>
          <w:szCs w:val="20"/>
          <w:lang w:eastAsia="en-AU"/>
        </w:rPr>
        <w:t xml:space="preserve">The project milestones represent significant checkpoints that indicate the completion of major deliverables throughout the </w:t>
      </w:r>
      <w:proofErr w:type="spellStart"/>
      <w:r w:rsidRPr="0073367B">
        <w:rPr>
          <w:bCs/>
          <w:szCs w:val="20"/>
          <w:lang w:eastAsia="en-AU"/>
        </w:rPr>
        <w:t>SaveBite</w:t>
      </w:r>
      <w:proofErr w:type="spellEnd"/>
      <w:r w:rsidRPr="0073367B">
        <w:rPr>
          <w:bCs/>
          <w:szCs w:val="20"/>
          <w:lang w:eastAsia="en-AU"/>
        </w:rPr>
        <w:t xml:space="preserve"> project lifecycle. These milestones provide measurable progress indicators and establish the baseline schedule for project monitoring and control. Effort estimates are based on the Work Breakdown Structure (WBS) and the allocation of responsibilities among team members.</w:t>
      </w:r>
    </w:p>
    <w:tbl>
      <w:tblPr>
        <w:tblStyle w:val="TableGrid"/>
        <w:tblW w:w="0" w:type="auto"/>
        <w:tblLook w:val="04A0" w:firstRow="1" w:lastRow="0" w:firstColumn="1" w:lastColumn="0" w:noHBand="0" w:noVBand="1"/>
      </w:tblPr>
      <w:tblGrid>
        <w:gridCol w:w="1637"/>
        <w:gridCol w:w="2083"/>
        <w:gridCol w:w="2006"/>
        <w:gridCol w:w="1625"/>
        <w:gridCol w:w="1999"/>
      </w:tblGrid>
      <w:tr w:rsidR="009D1EA9" w:rsidRPr="00AA4C1B" w14:paraId="3397A728" w14:textId="77777777" w:rsidTr="001012C3">
        <w:trPr>
          <w:trHeight w:val="624"/>
        </w:trPr>
        <w:tc>
          <w:tcPr>
            <w:tcW w:w="2200" w:type="dxa"/>
            <w:hideMark/>
          </w:tcPr>
          <w:p w14:paraId="6B5E9090" w14:textId="77777777" w:rsidR="009D1EA9" w:rsidRPr="00AA4C1B" w:rsidRDefault="009D1EA9" w:rsidP="001012C3">
            <w:pPr>
              <w:spacing w:line="360" w:lineRule="auto"/>
              <w:jc w:val="both"/>
              <w:rPr>
                <w:b/>
                <w:bCs/>
                <w:lang w:eastAsia="en-AU"/>
              </w:rPr>
            </w:pPr>
            <w:r w:rsidRPr="00AA4C1B">
              <w:rPr>
                <w:b/>
                <w:bCs/>
                <w:lang w:eastAsia="en-AU"/>
              </w:rPr>
              <w:t>Milestone ID</w:t>
            </w:r>
          </w:p>
        </w:tc>
        <w:tc>
          <w:tcPr>
            <w:tcW w:w="2520" w:type="dxa"/>
            <w:hideMark/>
          </w:tcPr>
          <w:p w14:paraId="25DCD1EF" w14:textId="77777777" w:rsidR="009D1EA9" w:rsidRPr="00AA4C1B" w:rsidRDefault="009D1EA9" w:rsidP="001012C3">
            <w:pPr>
              <w:spacing w:line="360" w:lineRule="auto"/>
              <w:jc w:val="both"/>
              <w:rPr>
                <w:b/>
                <w:bCs/>
                <w:lang w:eastAsia="en-AU"/>
              </w:rPr>
            </w:pPr>
            <w:r w:rsidRPr="00AA4C1B">
              <w:rPr>
                <w:b/>
                <w:bCs/>
                <w:lang w:eastAsia="en-AU"/>
              </w:rPr>
              <w:t>Milestone / Deliverable</w:t>
            </w:r>
          </w:p>
        </w:tc>
        <w:tc>
          <w:tcPr>
            <w:tcW w:w="2760" w:type="dxa"/>
            <w:hideMark/>
          </w:tcPr>
          <w:p w14:paraId="236E8DC6" w14:textId="77777777" w:rsidR="009D1EA9" w:rsidRPr="00AA4C1B" w:rsidRDefault="009D1EA9" w:rsidP="001012C3">
            <w:pPr>
              <w:spacing w:line="360" w:lineRule="auto"/>
              <w:jc w:val="both"/>
              <w:rPr>
                <w:b/>
                <w:bCs/>
                <w:lang w:eastAsia="en-AU"/>
              </w:rPr>
            </w:pPr>
            <w:r w:rsidRPr="00AA4C1B">
              <w:rPr>
                <w:b/>
                <w:bCs/>
                <w:lang w:eastAsia="en-AU"/>
              </w:rPr>
              <w:t>Responsible Member(s)</w:t>
            </w:r>
          </w:p>
        </w:tc>
        <w:tc>
          <w:tcPr>
            <w:tcW w:w="2120" w:type="dxa"/>
            <w:hideMark/>
          </w:tcPr>
          <w:p w14:paraId="6341B780" w14:textId="77777777" w:rsidR="009D1EA9" w:rsidRPr="00AA4C1B" w:rsidRDefault="009D1EA9" w:rsidP="001012C3">
            <w:pPr>
              <w:spacing w:line="360" w:lineRule="auto"/>
              <w:jc w:val="both"/>
              <w:rPr>
                <w:b/>
                <w:bCs/>
                <w:lang w:eastAsia="en-AU"/>
              </w:rPr>
            </w:pPr>
            <w:r w:rsidRPr="00AA4C1B">
              <w:rPr>
                <w:b/>
                <w:bCs/>
                <w:lang w:eastAsia="en-AU"/>
              </w:rPr>
              <w:t>Estimated Effort (Hours)</w:t>
            </w:r>
          </w:p>
        </w:tc>
        <w:tc>
          <w:tcPr>
            <w:tcW w:w="2780" w:type="dxa"/>
            <w:hideMark/>
          </w:tcPr>
          <w:p w14:paraId="6B2989C8" w14:textId="77777777" w:rsidR="009D1EA9" w:rsidRPr="00AA4C1B" w:rsidRDefault="009D1EA9" w:rsidP="001012C3">
            <w:pPr>
              <w:spacing w:line="360" w:lineRule="auto"/>
              <w:jc w:val="both"/>
              <w:rPr>
                <w:b/>
                <w:bCs/>
                <w:lang w:eastAsia="en-AU"/>
              </w:rPr>
            </w:pPr>
            <w:r w:rsidRPr="00AA4C1B">
              <w:rPr>
                <w:b/>
                <w:bCs/>
                <w:lang w:eastAsia="en-AU"/>
              </w:rPr>
              <w:t>Target Completion Date</w:t>
            </w:r>
          </w:p>
        </w:tc>
      </w:tr>
      <w:tr w:rsidR="009D1EA9" w:rsidRPr="00AA4C1B" w14:paraId="45A3E3EE" w14:textId="77777777" w:rsidTr="001012C3">
        <w:trPr>
          <w:trHeight w:val="624"/>
        </w:trPr>
        <w:tc>
          <w:tcPr>
            <w:tcW w:w="2200" w:type="dxa"/>
            <w:hideMark/>
          </w:tcPr>
          <w:p w14:paraId="5BF479C7" w14:textId="77777777" w:rsidR="009D1EA9" w:rsidRPr="00AA4C1B" w:rsidRDefault="009D1EA9" w:rsidP="001012C3">
            <w:pPr>
              <w:spacing w:line="360" w:lineRule="auto"/>
              <w:jc w:val="both"/>
              <w:rPr>
                <w:bCs/>
                <w:lang w:eastAsia="en-AU"/>
              </w:rPr>
            </w:pPr>
            <w:r w:rsidRPr="00AA4C1B">
              <w:rPr>
                <w:bCs/>
                <w:lang w:eastAsia="en-AU"/>
              </w:rPr>
              <w:t>M1</w:t>
            </w:r>
          </w:p>
        </w:tc>
        <w:tc>
          <w:tcPr>
            <w:tcW w:w="2520" w:type="dxa"/>
            <w:hideMark/>
          </w:tcPr>
          <w:p w14:paraId="4CF0B5BD" w14:textId="77777777" w:rsidR="009D1EA9" w:rsidRPr="00AA4C1B" w:rsidRDefault="009D1EA9" w:rsidP="001012C3">
            <w:pPr>
              <w:spacing w:line="360" w:lineRule="auto"/>
              <w:jc w:val="both"/>
              <w:rPr>
                <w:bCs/>
                <w:lang w:eastAsia="en-AU"/>
              </w:rPr>
            </w:pPr>
            <w:r w:rsidRPr="00AA4C1B">
              <w:rPr>
                <w:bCs/>
                <w:lang w:eastAsia="en-AU"/>
              </w:rPr>
              <w:t>Project Proposal and Schedule Approved</w:t>
            </w:r>
          </w:p>
        </w:tc>
        <w:tc>
          <w:tcPr>
            <w:tcW w:w="2760" w:type="dxa"/>
            <w:hideMark/>
          </w:tcPr>
          <w:p w14:paraId="4978E375" w14:textId="77777777" w:rsidR="009D1EA9" w:rsidRPr="00AA4C1B" w:rsidRDefault="009D1EA9" w:rsidP="001012C3">
            <w:pPr>
              <w:spacing w:line="360" w:lineRule="auto"/>
              <w:jc w:val="both"/>
              <w:rPr>
                <w:bCs/>
                <w:lang w:eastAsia="en-AU"/>
              </w:rPr>
            </w:pPr>
            <w:r w:rsidRPr="00AA4C1B">
              <w:rPr>
                <w:bCs/>
                <w:lang w:eastAsia="en-AU"/>
              </w:rPr>
              <w:t>All Team Members</w:t>
            </w:r>
          </w:p>
        </w:tc>
        <w:tc>
          <w:tcPr>
            <w:tcW w:w="2120" w:type="dxa"/>
            <w:hideMark/>
          </w:tcPr>
          <w:p w14:paraId="3DBAEA81" w14:textId="77777777" w:rsidR="009D1EA9" w:rsidRPr="00AA4C1B" w:rsidRDefault="009D1EA9" w:rsidP="001012C3">
            <w:pPr>
              <w:spacing w:line="360" w:lineRule="auto"/>
              <w:jc w:val="both"/>
              <w:rPr>
                <w:bCs/>
                <w:lang w:eastAsia="en-AU"/>
              </w:rPr>
            </w:pPr>
            <w:r w:rsidRPr="00AA4C1B">
              <w:rPr>
                <w:bCs/>
                <w:lang w:eastAsia="en-AU"/>
              </w:rPr>
              <w:t>15</w:t>
            </w:r>
          </w:p>
        </w:tc>
        <w:tc>
          <w:tcPr>
            <w:tcW w:w="2780" w:type="dxa"/>
            <w:hideMark/>
          </w:tcPr>
          <w:p w14:paraId="46C31906" w14:textId="77777777" w:rsidR="009D1EA9" w:rsidRPr="00AA4C1B" w:rsidRDefault="009D1EA9" w:rsidP="001012C3">
            <w:pPr>
              <w:spacing w:line="360" w:lineRule="auto"/>
              <w:jc w:val="both"/>
              <w:rPr>
                <w:bCs/>
                <w:lang w:eastAsia="en-AU"/>
              </w:rPr>
            </w:pPr>
            <w:r w:rsidRPr="00AA4C1B">
              <w:rPr>
                <w:bCs/>
                <w:lang w:eastAsia="en-AU"/>
              </w:rPr>
              <w:t>4-Jun-26</w:t>
            </w:r>
          </w:p>
        </w:tc>
      </w:tr>
      <w:tr w:rsidR="009D1EA9" w:rsidRPr="00AA4C1B" w14:paraId="6AA14478" w14:textId="77777777" w:rsidTr="001012C3">
        <w:trPr>
          <w:trHeight w:val="624"/>
        </w:trPr>
        <w:tc>
          <w:tcPr>
            <w:tcW w:w="2200" w:type="dxa"/>
            <w:hideMark/>
          </w:tcPr>
          <w:p w14:paraId="3B6BF8C1" w14:textId="77777777" w:rsidR="009D1EA9" w:rsidRPr="00AA4C1B" w:rsidRDefault="009D1EA9" w:rsidP="001012C3">
            <w:pPr>
              <w:spacing w:line="360" w:lineRule="auto"/>
              <w:jc w:val="both"/>
              <w:rPr>
                <w:bCs/>
                <w:lang w:eastAsia="en-AU"/>
              </w:rPr>
            </w:pPr>
            <w:r w:rsidRPr="00AA4C1B">
              <w:rPr>
                <w:bCs/>
                <w:lang w:eastAsia="en-AU"/>
              </w:rPr>
              <w:t>M2</w:t>
            </w:r>
          </w:p>
        </w:tc>
        <w:tc>
          <w:tcPr>
            <w:tcW w:w="2520" w:type="dxa"/>
            <w:hideMark/>
          </w:tcPr>
          <w:p w14:paraId="3832CF0B" w14:textId="77777777" w:rsidR="009D1EA9" w:rsidRPr="00AA4C1B" w:rsidRDefault="009D1EA9" w:rsidP="001012C3">
            <w:pPr>
              <w:spacing w:line="360" w:lineRule="auto"/>
              <w:jc w:val="both"/>
              <w:rPr>
                <w:bCs/>
                <w:lang w:eastAsia="en-AU"/>
              </w:rPr>
            </w:pPr>
            <w:r w:rsidRPr="00AA4C1B">
              <w:rPr>
                <w:bCs/>
                <w:lang w:eastAsia="en-AU"/>
              </w:rPr>
              <w:t>Requirements Specification Completed</w:t>
            </w:r>
          </w:p>
        </w:tc>
        <w:tc>
          <w:tcPr>
            <w:tcW w:w="2760" w:type="dxa"/>
            <w:hideMark/>
          </w:tcPr>
          <w:p w14:paraId="103DA50D" w14:textId="77777777" w:rsidR="009D1EA9" w:rsidRPr="00AA4C1B" w:rsidRDefault="009D1EA9" w:rsidP="001012C3">
            <w:pPr>
              <w:spacing w:line="360" w:lineRule="auto"/>
              <w:jc w:val="both"/>
              <w:rPr>
                <w:bCs/>
                <w:lang w:eastAsia="en-AU"/>
              </w:rPr>
            </w:pPr>
            <w:r w:rsidRPr="00AA4C1B">
              <w:rPr>
                <w:bCs/>
                <w:lang w:eastAsia="en-AU"/>
              </w:rPr>
              <w:t>All Team Members</w:t>
            </w:r>
          </w:p>
        </w:tc>
        <w:tc>
          <w:tcPr>
            <w:tcW w:w="2120" w:type="dxa"/>
            <w:hideMark/>
          </w:tcPr>
          <w:p w14:paraId="27F1A536" w14:textId="77777777" w:rsidR="009D1EA9" w:rsidRPr="00AA4C1B" w:rsidRDefault="009D1EA9" w:rsidP="001012C3">
            <w:pPr>
              <w:spacing w:line="360" w:lineRule="auto"/>
              <w:jc w:val="both"/>
              <w:rPr>
                <w:bCs/>
                <w:lang w:eastAsia="en-AU"/>
              </w:rPr>
            </w:pPr>
            <w:r w:rsidRPr="00AA4C1B">
              <w:rPr>
                <w:bCs/>
                <w:lang w:eastAsia="en-AU"/>
              </w:rPr>
              <w:t>20</w:t>
            </w:r>
          </w:p>
        </w:tc>
        <w:tc>
          <w:tcPr>
            <w:tcW w:w="2780" w:type="dxa"/>
            <w:hideMark/>
          </w:tcPr>
          <w:p w14:paraId="7C5BD903" w14:textId="77777777" w:rsidR="009D1EA9" w:rsidRPr="00AA4C1B" w:rsidRDefault="009D1EA9" w:rsidP="001012C3">
            <w:pPr>
              <w:spacing w:line="360" w:lineRule="auto"/>
              <w:jc w:val="both"/>
              <w:rPr>
                <w:bCs/>
                <w:lang w:eastAsia="en-AU"/>
              </w:rPr>
            </w:pPr>
            <w:r w:rsidRPr="00AA4C1B">
              <w:rPr>
                <w:bCs/>
                <w:lang w:eastAsia="en-AU"/>
              </w:rPr>
              <w:t>18-Jun-26</w:t>
            </w:r>
          </w:p>
        </w:tc>
      </w:tr>
      <w:tr w:rsidR="009D1EA9" w:rsidRPr="00AA4C1B" w14:paraId="6E24BFC4" w14:textId="77777777" w:rsidTr="001012C3">
        <w:trPr>
          <w:trHeight w:val="1560"/>
        </w:trPr>
        <w:tc>
          <w:tcPr>
            <w:tcW w:w="2200" w:type="dxa"/>
            <w:hideMark/>
          </w:tcPr>
          <w:p w14:paraId="47CC9D83" w14:textId="77777777" w:rsidR="009D1EA9" w:rsidRPr="00AA4C1B" w:rsidRDefault="009D1EA9" w:rsidP="001012C3">
            <w:pPr>
              <w:spacing w:line="360" w:lineRule="auto"/>
              <w:jc w:val="both"/>
              <w:rPr>
                <w:bCs/>
                <w:lang w:eastAsia="en-AU"/>
              </w:rPr>
            </w:pPr>
            <w:r w:rsidRPr="00AA4C1B">
              <w:rPr>
                <w:bCs/>
                <w:lang w:eastAsia="en-AU"/>
              </w:rPr>
              <w:t>M3</w:t>
            </w:r>
          </w:p>
        </w:tc>
        <w:tc>
          <w:tcPr>
            <w:tcW w:w="2520" w:type="dxa"/>
            <w:hideMark/>
          </w:tcPr>
          <w:p w14:paraId="0FC39657" w14:textId="77777777" w:rsidR="009D1EA9" w:rsidRPr="00AA4C1B" w:rsidRDefault="009D1EA9" w:rsidP="001012C3">
            <w:pPr>
              <w:spacing w:line="360" w:lineRule="auto"/>
              <w:jc w:val="both"/>
              <w:rPr>
                <w:bCs/>
                <w:lang w:eastAsia="en-AU"/>
              </w:rPr>
            </w:pPr>
            <w:r w:rsidRPr="00AA4C1B">
              <w:rPr>
                <w:bCs/>
                <w:lang w:eastAsia="en-AU"/>
              </w:rPr>
              <w:t>System Design Completed (Use Case Diagram, Class Diagram, Database Design, UI Prototype)</w:t>
            </w:r>
          </w:p>
        </w:tc>
        <w:tc>
          <w:tcPr>
            <w:tcW w:w="2760" w:type="dxa"/>
            <w:hideMark/>
          </w:tcPr>
          <w:p w14:paraId="5D6B42B9" w14:textId="77777777" w:rsidR="009D1EA9" w:rsidRPr="00AA4C1B" w:rsidRDefault="009D1EA9" w:rsidP="001012C3">
            <w:pPr>
              <w:spacing w:line="360" w:lineRule="auto"/>
              <w:jc w:val="both"/>
              <w:rPr>
                <w:bCs/>
                <w:lang w:eastAsia="en-AU"/>
              </w:rPr>
            </w:pPr>
            <w:r w:rsidRPr="00AA4C1B">
              <w:rPr>
                <w:bCs/>
                <w:lang w:eastAsia="en-AU"/>
              </w:rPr>
              <w:t>All Team Members</w:t>
            </w:r>
          </w:p>
        </w:tc>
        <w:tc>
          <w:tcPr>
            <w:tcW w:w="2120" w:type="dxa"/>
            <w:hideMark/>
          </w:tcPr>
          <w:p w14:paraId="76EB991B" w14:textId="77777777" w:rsidR="009D1EA9" w:rsidRPr="00AA4C1B" w:rsidRDefault="009D1EA9" w:rsidP="001012C3">
            <w:pPr>
              <w:spacing w:line="360" w:lineRule="auto"/>
              <w:jc w:val="both"/>
              <w:rPr>
                <w:bCs/>
                <w:lang w:eastAsia="en-AU"/>
              </w:rPr>
            </w:pPr>
            <w:r w:rsidRPr="00AA4C1B">
              <w:rPr>
                <w:bCs/>
                <w:lang w:eastAsia="en-AU"/>
              </w:rPr>
              <w:t>25</w:t>
            </w:r>
          </w:p>
        </w:tc>
        <w:tc>
          <w:tcPr>
            <w:tcW w:w="2780" w:type="dxa"/>
            <w:hideMark/>
          </w:tcPr>
          <w:p w14:paraId="475DA236" w14:textId="77777777" w:rsidR="009D1EA9" w:rsidRPr="00AA4C1B" w:rsidRDefault="009D1EA9" w:rsidP="001012C3">
            <w:pPr>
              <w:spacing w:line="360" w:lineRule="auto"/>
              <w:jc w:val="both"/>
              <w:rPr>
                <w:bCs/>
                <w:lang w:eastAsia="en-AU"/>
              </w:rPr>
            </w:pPr>
            <w:r w:rsidRPr="00AA4C1B">
              <w:rPr>
                <w:bCs/>
                <w:lang w:eastAsia="en-AU"/>
              </w:rPr>
              <w:t>2-Jul-26</w:t>
            </w:r>
          </w:p>
        </w:tc>
      </w:tr>
      <w:tr w:rsidR="009D1EA9" w:rsidRPr="00AA4C1B" w14:paraId="4F1F8D50" w14:textId="77777777" w:rsidTr="001012C3">
        <w:trPr>
          <w:trHeight w:val="1248"/>
        </w:trPr>
        <w:tc>
          <w:tcPr>
            <w:tcW w:w="2200" w:type="dxa"/>
            <w:hideMark/>
          </w:tcPr>
          <w:p w14:paraId="12DDAD5B" w14:textId="77777777" w:rsidR="009D1EA9" w:rsidRPr="00AA4C1B" w:rsidRDefault="009D1EA9" w:rsidP="001012C3">
            <w:pPr>
              <w:spacing w:line="360" w:lineRule="auto"/>
              <w:jc w:val="both"/>
              <w:rPr>
                <w:bCs/>
                <w:lang w:eastAsia="en-AU"/>
              </w:rPr>
            </w:pPr>
            <w:r w:rsidRPr="00AA4C1B">
              <w:rPr>
                <w:bCs/>
                <w:lang w:eastAsia="en-AU"/>
              </w:rPr>
              <w:t>M4</w:t>
            </w:r>
          </w:p>
        </w:tc>
        <w:tc>
          <w:tcPr>
            <w:tcW w:w="2520" w:type="dxa"/>
            <w:hideMark/>
          </w:tcPr>
          <w:p w14:paraId="5D5025F1" w14:textId="77777777" w:rsidR="009D1EA9" w:rsidRPr="00AA4C1B" w:rsidRDefault="009D1EA9" w:rsidP="001012C3">
            <w:pPr>
              <w:spacing w:line="360" w:lineRule="auto"/>
              <w:jc w:val="both"/>
              <w:rPr>
                <w:bCs/>
                <w:lang w:eastAsia="en-AU"/>
              </w:rPr>
            </w:pPr>
            <w:r w:rsidRPr="00AA4C1B">
              <w:rPr>
                <w:bCs/>
                <w:lang w:eastAsia="en-AU"/>
              </w:rPr>
              <w:t>UC1 – User Registration and Account Management Module Completed</w:t>
            </w:r>
          </w:p>
        </w:tc>
        <w:tc>
          <w:tcPr>
            <w:tcW w:w="2760" w:type="dxa"/>
            <w:hideMark/>
          </w:tcPr>
          <w:p w14:paraId="66CC7CFE" w14:textId="77777777" w:rsidR="009D1EA9" w:rsidRPr="00AA4C1B" w:rsidRDefault="009D1EA9" w:rsidP="001012C3">
            <w:pPr>
              <w:spacing w:line="360" w:lineRule="auto"/>
              <w:jc w:val="both"/>
              <w:rPr>
                <w:bCs/>
                <w:lang w:eastAsia="en-AU"/>
              </w:rPr>
            </w:pPr>
            <w:r w:rsidRPr="00AA4C1B">
              <w:rPr>
                <w:bCs/>
                <w:lang w:eastAsia="en-AU"/>
              </w:rPr>
              <w:t>Ganesh Wagle</w:t>
            </w:r>
          </w:p>
        </w:tc>
        <w:tc>
          <w:tcPr>
            <w:tcW w:w="2120" w:type="dxa"/>
            <w:hideMark/>
          </w:tcPr>
          <w:p w14:paraId="4DE4126F" w14:textId="77777777" w:rsidR="009D1EA9" w:rsidRPr="00AA4C1B" w:rsidRDefault="009D1EA9" w:rsidP="001012C3">
            <w:pPr>
              <w:spacing w:line="360" w:lineRule="auto"/>
              <w:jc w:val="both"/>
              <w:rPr>
                <w:bCs/>
                <w:lang w:eastAsia="en-AU"/>
              </w:rPr>
            </w:pPr>
            <w:r w:rsidRPr="00AA4C1B">
              <w:rPr>
                <w:bCs/>
                <w:lang w:eastAsia="en-AU"/>
              </w:rPr>
              <w:t>20</w:t>
            </w:r>
          </w:p>
        </w:tc>
        <w:tc>
          <w:tcPr>
            <w:tcW w:w="2780" w:type="dxa"/>
            <w:hideMark/>
          </w:tcPr>
          <w:p w14:paraId="41A41752" w14:textId="77777777" w:rsidR="009D1EA9" w:rsidRPr="00AA4C1B" w:rsidRDefault="009D1EA9" w:rsidP="001012C3">
            <w:pPr>
              <w:spacing w:line="360" w:lineRule="auto"/>
              <w:jc w:val="both"/>
              <w:rPr>
                <w:bCs/>
                <w:lang w:eastAsia="en-AU"/>
              </w:rPr>
            </w:pPr>
            <w:r w:rsidRPr="00AA4C1B">
              <w:rPr>
                <w:bCs/>
                <w:lang w:eastAsia="en-AU"/>
              </w:rPr>
              <w:t>19-Jul-26</w:t>
            </w:r>
          </w:p>
        </w:tc>
      </w:tr>
      <w:tr w:rsidR="009D1EA9" w:rsidRPr="00AA4C1B" w14:paraId="4E54341D" w14:textId="77777777" w:rsidTr="001012C3">
        <w:trPr>
          <w:trHeight w:val="936"/>
        </w:trPr>
        <w:tc>
          <w:tcPr>
            <w:tcW w:w="2200" w:type="dxa"/>
            <w:hideMark/>
          </w:tcPr>
          <w:p w14:paraId="087D1ED1" w14:textId="77777777" w:rsidR="009D1EA9" w:rsidRPr="00AA4C1B" w:rsidRDefault="009D1EA9" w:rsidP="001012C3">
            <w:pPr>
              <w:spacing w:line="360" w:lineRule="auto"/>
              <w:jc w:val="both"/>
              <w:rPr>
                <w:bCs/>
                <w:lang w:eastAsia="en-AU"/>
              </w:rPr>
            </w:pPr>
            <w:r w:rsidRPr="00AA4C1B">
              <w:rPr>
                <w:bCs/>
                <w:lang w:eastAsia="en-AU"/>
              </w:rPr>
              <w:t>M5</w:t>
            </w:r>
          </w:p>
        </w:tc>
        <w:tc>
          <w:tcPr>
            <w:tcW w:w="2520" w:type="dxa"/>
            <w:hideMark/>
          </w:tcPr>
          <w:p w14:paraId="4313E8DB" w14:textId="77777777" w:rsidR="009D1EA9" w:rsidRPr="00AA4C1B" w:rsidRDefault="009D1EA9" w:rsidP="001012C3">
            <w:pPr>
              <w:spacing w:line="360" w:lineRule="auto"/>
              <w:jc w:val="both"/>
              <w:rPr>
                <w:bCs/>
                <w:lang w:eastAsia="en-AU"/>
              </w:rPr>
            </w:pPr>
            <w:r w:rsidRPr="00AA4C1B">
              <w:rPr>
                <w:bCs/>
                <w:lang w:eastAsia="en-AU"/>
              </w:rPr>
              <w:t>UC2 – Food Inventory Management Module Completed</w:t>
            </w:r>
          </w:p>
        </w:tc>
        <w:tc>
          <w:tcPr>
            <w:tcW w:w="2760" w:type="dxa"/>
            <w:hideMark/>
          </w:tcPr>
          <w:p w14:paraId="6DD8E47C" w14:textId="77777777" w:rsidR="009D1EA9" w:rsidRPr="00AA4C1B" w:rsidRDefault="009D1EA9" w:rsidP="001012C3">
            <w:pPr>
              <w:spacing w:line="360" w:lineRule="auto"/>
              <w:jc w:val="both"/>
              <w:rPr>
                <w:bCs/>
                <w:lang w:eastAsia="en-AU"/>
              </w:rPr>
            </w:pPr>
            <w:proofErr w:type="spellStart"/>
            <w:r w:rsidRPr="00AA4C1B">
              <w:rPr>
                <w:bCs/>
                <w:lang w:eastAsia="en-AU"/>
              </w:rPr>
              <w:t>Buddhiman</w:t>
            </w:r>
            <w:proofErr w:type="spellEnd"/>
            <w:r w:rsidRPr="00AA4C1B">
              <w:rPr>
                <w:bCs/>
                <w:lang w:eastAsia="en-AU"/>
              </w:rPr>
              <w:t xml:space="preserve"> B.K.</w:t>
            </w:r>
          </w:p>
        </w:tc>
        <w:tc>
          <w:tcPr>
            <w:tcW w:w="2120" w:type="dxa"/>
            <w:hideMark/>
          </w:tcPr>
          <w:p w14:paraId="34C25B77" w14:textId="77777777" w:rsidR="009D1EA9" w:rsidRPr="00AA4C1B" w:rsidRDefault="009D1EA9" w:rsidP="001012C3">
            <w:pPr>
              <w:spacing w:line="360" w:lineRule="auto"/>
              <w:jc w:val="both"/>
              <w:rPr>
                <w:bCs/>
                <w:lang w:eastAsia="en-AU"/>
              </w:rPr>
            </w:pPr>
            <w:r w:rsidRPr="00AA4C1B">
              <w:rPr>
                <w:bCs/>
                <w:lang w:eastAsia="en-AU"/>
              </w:rPr>
              <w:t>25</w:t>
            </w:r>
          </w:p>
        </w:tc>
        <w:tc>
          <w:tcPr>
            <w:tcW w:w="2780" w:type="dxa"/>
            <w:hideMark/>
          </w:tcPr>
          <w:p w14:paraId="1F3BA5CC" w14:textId="77777777" w:rsidR="009D1EA9" w:rsidRPr="00AA4C1B" w:rsidRDefault="009D1EA9" w:rsidP="001012C3">
            <w:pPr>
              <w:spacing w:line="360" w:lineRule="auto"/>
              <w:jc w:val="both"/>
              <w:rPr>
                <w:bCs/>
                <w:lang w:eastAsia="en-AU"/>
              </w:rPr>
            </w:pPr>
            <w:r w:rsidRPr="00AA4C1B">
              <w:rPr>
                <w:bCs/>
                <w:lang w:eastAsia="en-AU"/>
              </w:rPr>
              <w:t>19-Jul-26</w:t>
            </w:r>
          </w:p>
        </w:tc>
      </w:tr>
      <w:tr w:rsidR="009D1EA9" w:rsidRPr="00AA4C1B" w14:paraId="32EDE1B0" w14:textId="77777777" w:rsidTr="001012C3">
        <w:trPr>
          <w:trHeight w:val="936"/>
        </w:trPr>
        <w:tc>
          <w:tcPr>
            <w:tcW w:w="2200" w:type="dxa"/>
            <w:hideMark/>
          </w:tcPr>
          <w:p w14:paraId="0F600E6F" w14:textId="77777777" w:rsidR="009D1EA9" w:rsidRPr="00AA4C1B" w:rsidRDefault="009D1EA9" w:rsidP="001012C3">
            <w:pPr>
              <w:spacing w:line="360" w:lineRule="auto"/>
              <w:jc w:val="both"/>
              <w:rPr>
                <w:bCs/>
                <w:lang w:eastAsia="en-AU"/>
              </w:rPr>
            </w:pPr>
            <w:r w:rsidRPr="00AA4C1B">
              <w:rPr>
                <w:bCs/>
                <w:lang w:eastAsia="en-AU"/>
              </w:rPr>
              <w:t>M6</w:t>
            </w:r>
          </w:p>
        </w:tc>
        <w:tc>
          <w:tcPr>
            <w:tcW w:w="2520" w:type="dxa"/>
            <w:hideMark/>
          </w:tcPr>
          <w:p w14:paraId="73168041" w14:textId="77777777" w:rsidR="009D1EA9" w:rsidRPr="00AA4C1B" w:rsidRDefault="009D1EA9" w:rsidP="001012C3">
            <w:pPr>
              <w:spacing w:line="360" w:lineRule="auto"/>
              <w:jc w:val="both"/>
              <w:rPr>
                <w:bCs/>
                <w:lang w:eastAsia="en-AU"/>
              </w:rPr>
            </w:pPr>
            <w:r w:rsidRPr="00AA4C1B">
              <w:rPr>
                <w:bCs/>
                <w:lang w:eastAsia="en-AU"/>
              </w:rPr>
              <w:t>UC3 – Food Donation and Browsing Module Completed</w:t>
            </w:r>
          </w:p>
        </w:tc>
        <w:tc>
          <w:tcPr>
            <w:tcW w:w="2760" w:type="dxa"/>
            <w:hideMark/>
          </w:tcPr>
          <w:p w14:paraId="414325D7" w14:textId="77777777" w:rsidR="009D1EA9" w:rsidRPr="00AA4C1B" w:rsidRDefault="009D1EA9" w:rsidP="001012C3">
            <w:pPr>
              <w:spacing w:line="360" w:lineRule="auto"/>
              <w:jc w:val="both"/>
              <w:rPr>
                <w:bCs/>
                <w:lang w:eastAsia="en-AU"/>
              </w:rPr>
            </w:pPr>
            <w:r w:rsidRPr="00AA4C1B">
              <w:rPr>
                <w:bCs/>
                <w:lang w:eastAsia="en-AU"/>
              </w:rPr>
              <w:t>Rohit Gurdhami</w:t>
            </w:r>
          </w:p>
        </w:tc>
        <w:tc>
          <w:tcPr>
            <w:tcW w:w="2120" w:type="dxa"/>
            <w:hideMark/>
          </w:tcPr>
          <w:p w14:paraId="480F760F" w14:textId="77777777" w:rsidR="009D1EA9" w:rsidRPr="00AA4C1B" w:rsidRDefault="009D1EA9" w:rsidP="001012C3">
            <w:pPr>
              <w:spacing w:line="360" w:lineRule="auto"/>
              <w:jc w:val="both"/>
              <w:rPr>
                <w:bCs/>
                <w:lang w:eastAsia="en-AU"/>
              </w:rPr>
            </w:pPr>
            <w:r w:rsidRPr="00AA4C1B">
              <w:rPr>
                <w:bCs/>
                <w:lang w:eastAsia="en-AU"/>
              </w:rPr>
              <w:t>25</w:t>
            </w:r>
          </w:p>
        </w:tc>
        <w:tc>
          <w:tcPr>
            <w:tcW w:w="2780" w:type="dxa"/>
            <w:hideMark/>
          </w:tcPr>
          <w:p w14:paraId="1430E5D5" w14:textId="77777777" w:rsidR="009D1EA9" w:rsidRPr="00AA4C1B" w:rsidRDefault="009D1EA9" w:rsidP="001012C3">
            <w:pPr>
              <w:spacing w:line="360" w:lineRule="auto"/>
              <w:jc w:val="both"/>
              <w:rPr>
                <w:bCs/>
                <w:lang w:eastAsia="en-AU"/>
              </w:rPr>
            </w:pPr>
            <w:r w:rsidRPr="00AA4C1B">
              <w:rPr>
                <w:bCs/>
                <w:lang w:eastAsia="en-AU"/>
              </w:rPr>
              <w:t>19-Jul-26</w:t>
            </w:r>
          </w:p>
        </w:tc>
      </w:tr>
      <w:tr w:rsidR="009D1EA9" w:rsidRPr="00AA4C1B" w14:paraId="4F4C39AC" w14:textId="77777777" w:rsidTr="001012C3">
        <w:trPr>
          <w:trHeight w:val="624"/>
        </w:trPr>
        <w:tc>
          <w:tcPr>
            <w:tcW w:w="2200" w:type="dxa"/>
            <w:hideMark/>
          </w:tcPr>
          <w:p w14:paraId="6AF7F773" w14:textId="77777777" w:rsidR="009D1EA9" w:rsidRPr="00AA4C1B" w:rsidRDefault="009D1EA9" w:rsidP="001012C3">
            <w:pPr>
              <w:spacing w:line="360" w:lineRule="auto"/>
              <w:jc w:val="both"/>
              <w:rPr>
                <w:bCs/>
                <w:lang w:eastAsia="en-AU"/>
              </w:rPr>
            </w:pPr>
            <w:r w:rsidRPr="00AA4C1B">
              <w:rPr>
                <w:bCs/>
                <w:lang w:eastAsia="en-AU"/>
              </w:rPr>
              <w:t>M7</w:t>
            </w:r>
          </w:p>
        </w:tc>
        <w:tc>
          <w:tcPr>
            <w:tcW w:w="2520" w:type="dxa"/>
            <w:hideMark/>
          </w:tcPr>
          <w:p w14:paraId="45DCE0CD" w14:textId="77777777" w:rsidR="009D1EA9" w:rsidRPr="00AA4C1B" w:rsidRDefault="009D1EA9" w:rsidP="001012C3">
            <w:pPr>
              <w:spacing w:line="360" w:lineRule="auto"/>
              <w:jc w:val="both"/>
              <w:rPr>
                <w:bCs/>
                <w:lang w:eastAsia="en-AU"/>
              </w:rPr>
            </w:pPr>
            <w:r w:rsidRPr="00AA4C1B">
              <w:rPr>
                <w:bCs/>
                <w:lang w:eastAsia="en-AU"/>
              </w:rPr>
              <w:t>Iteration 1 Integration and Testing Completed</w:t>
            </w:r>
          </w:p>
        </w:tc>
        <w:tc>
          <w:tcPr>
            <w:tcW w:w="2760" w:type="dxa"/>
            <w:hideMark/>
          </w:tcPr>
          <w:p w14:paraId="45A8F336" w14:textId="77777777" w:rsidR="009D1EA9" w:rsidRPr="00AA4C1B" w:rsidRDefault="009D1EA9" w:rsidP="001012C3">
            <w:pPr>
              <w:spacing w:line="360" w:lineRule="auto"/>
              <w:jc w:val="both"/>
              <w:rPr>
                <w:bCs/>
                <w:lang w:eastAsia="en-AU"/>
              </w:rPr>
            </w:pPr>
            <w:r w:rsidRPr="00AA4C1B">
              <w:rPr>
                <w:bCs/>
                <w:lang w:eastAsia="en-AU"/>
              </w:rPr>
              <w:t>All Team Members</w:t>
            </w:r>
          </w:p>
        </w:tc>
        <w:tc>
          <w:tcPr>
            <w:tcW w:w="2120" w:type="dxa"/>
            <w:hideMark/>
          </w:tcPr>
          <w:p w14:paraId="7D87372E" w14:textId="77777777" w:rsidR="009D1EA9" w:rsidRPr="00AA4C1B" w:rsidRDefault="009D1EA9" w:rsidP="001012C3">
            <w:pPr>
              <w:spacing w:line="360" w:lineRule="auto"/>
              <w:jc w:val="both"/>
              <w:rPr>
                <w:bCs/>
                <w:lang w:eastAsia="en-AU"/>
              </w:rPr>
            </w:pPr>
            <w:r w:rsidRPr="00AA4C1B">
              <w:rPr>
                <w:bCs/>
                <w:lang w:eastAsia="en-AU"/>
              </w:rPr>
              <w:t>15</w:t>
            </w:r>
          </w:p>
        </w:tc>
        <w:tc>
          <w:tcPr>
            <w:tcW w:w="2780" w:type="dxa"/>
            <w:hideMark/>
          </w:tcPr>
          <w:p w14:paraId="475CD460" w14:textId="77777777" w:rsidR="009D1EA9" w:rsidRPr="00AA4C1B" w:rsidRDefault="009D1EA9" w:rsidP="001012C3">
            <w:pPr>
              <w:spacing w:line="360" w:lineRule="auto"/>
              <w:jc w:val="both"/>
              <w:rPr>
                <w:bCs/>
                <w:lang w:eastAsia="en-AU"/>
              </w:rPr>
            </w:pPr>
            <w:r w:rsidRPr="00AA4C1B">
              <w:rPr>
                <w:bCs/>
                <w:lang w:eastAsia="en-AU"/>
              </w:rPr>
              <w:t>24-Jul-26</w:t>
            </w:r>
          </w:p>
        </w:tc>
      </w:tr>
      <w:tr w:rsidR="009D1EA9" w:rsidRPr="00AA4C1B" w14:paraId="204E7B9A" w14:textId="77777777" w:rsidTr="001012C3">
        <w:trPr>
          <w:trHeight w:val="624"/>
        </w:trPr>
        <w:tc>
          <w:tcPr>
            <w:tcW w:w="2200" w:type="dxa"/>
            <w:hideMark/>
          </w:tcPr>
          <w:p w14:paraId="3A4D4A4F" w14:textId="77777777" w:rsidR="009D1EA9" w:rsidRPr="00AA4C1B" w:rsidRDefault="009D1EA9" w:rsidP="001012C3">
            <w:pPr>
              <w:spacing w:line="360" w:lineRule="auto"/>
              <w:jc w:val="both"/>
              <w:rPr>
                <w:bCs/>
                <w:lang w:eastAsia="en-AU"/>
              </w:rPr>
            </w:pPr>
            <w:r w:rsidRPr="00AA4C1B">
              <w:rPr>
                <w:bCs/>
                <w:lang w:eastAsia="en-AU"/>
              </w:rPr>
              <w:t>M8</w:t>
            </w:r>
          </w:p>
        </w:tc>
        <w:tc>
          <w:tcPr>
            <w:tcW w:w="2520" w:type="dxa"/>
            <w:hideMark/>
          </w:tcPr>
          <w:p w14:paraId="422895D6" w14:textId="77777777" w:rsidR="009D1EA9" w:rsidRPr="00AA4C1B" w:rsidRDefault="009D1EA9" w:rsidP="001012C3">
            <w:pPr>
              <w:spacing w:line="360" w:lineRule="auto"/>
              <w:jc w:val="both"/>
              <w:rPr>
                <w:bCs/>
                <w:lang w:eastAsia="en-AU"/>
              </w:rPr>
            </w:pPr>
            <w:r w:rsidRPr="00AA4C1B">
              <w:rPr>
                <w:bCs/>
                <w:lang w:eastAsia="en-AU"/>
              </w:rPr>
              <w:t>UC4 – Food Analytics Dashboard Completed</w:t>
            </w:r>
          </w:p>
        </w:tc>
        <w:tc>
          <w:tcPr>
            <w:tcW w:w="2760" w:type="dxa"/>
            <w:hideMark/>
          </w:tcPr>
          <w:p w14:paraId="2A09041E" w14:textId="77777777" w:rsidR="009D1EA9" w:rsidRPr="00AA4C1B" w:rsidRDefault="009D1EA9" w:rsidP="001012C3">
            <w:pPr>
              <w:spacing w:line="360" w:lineRule="auto"/>
              <w:jc w:val="both"/>
              <w:rPr>
                <w:bCs/>
                <w:lang w:eastAsia="en-AU"/>
              </w:rPr>
            </w:pPr>
            <w:r w:rsidRPr="00AA4C1B">
              <w:rPr>
                <w:bCs/>
                <w:lang w:eastAsia="en-AU"/>
              </w:rPr>
              <w:t>Ganesh Wagle</w:t>
            </w:r>
          </w:p>
        </w:tc>
        <w:tc>
          <w:tcPr>
            <w:tcW w:w="2120" w:type="dxa"/>
            <w:hideMark/>
          </w:tcPr>
          <w:p w14:paraId="36EFB06A" w14:textId="77777777" w:rsidR="009D1EA9" w:rsidRPr="00AA4C1B" w:rsidRDefault="009D1EA9" w:rsidP="001012C3">
            <w:pPr>
              <w:spacing w:line="360" w:lineRule="auto"/>
              <w:jc w:val="both"/>
              <w:rPr>
                <w:bCs/>
                <w:lang w:eastAsia="en-AU"/>
              </w:rPr>
            </w:pPr>
            <w:r w:rsidRPr="00AA4C1B">
              <w:rPr>
                <w:bCs/>
                <w:lang w:eastAsia="en-AU"/>
              </w:rPr>
              <w:t>15</w:t>
            </w:r>
          </w:p>
        </w:tc>
        <w:tc>
          <w:tcPr>
            <w:tcW w:w="2780" w:type="dxa"/>
            <w:hideMark/>
          </w:tcPr>
          <w:p w14:paraId="244FB138" w14:textId="77777777" w:rsidR="009D1EA9" w:rsidRPr="00AA4C1B" w:rsidRDefault="009D1EA9" w:rsidP="001012C3">
            <w:pPr>
              <w:spacing w:line="360" w:lineRule="auto"/>
              <w:jc w:val="both"/>
              <w:rPr>
                <w:bCs/>
                <w:lang w:eastAsia="en-AU"/>
              </w:rPr>
            </w:pPr>
            <w:r w:rsidRPr="00AA4C1B">
              <w:rPr>
                <w:bCs/>
                <w:lang w:eastAsia="en-AU"/>
              </w:rPr>
              <w:t>09-Aug-26</w:t>
            </w:r>
          </w:p>
        </w:tc>
      </w:tr>
      <w:tr w:rsidR="009D1EA9" w:rsidRPr="00AA4C1B" w14:paraId="6A6FFFE9" w14:textId="77777777" w:rsidTr="001012C3">
        <w:trPr>
          <w:trHeight w:val="936"/>
        </w:trPr>
        <w:tc>
          <w:tcPr>
            <w:tcW w:w="2200" w:type="dxa"/>
            <w:hideMark/>
          </w:tcPr>
          <w:p w14:paraId="7DE876A4" w14:textId="77777777" w:rsidR="009D1EA9" w:rsidRPr="00AA4C1B" w:rsidRDefault="009D1EA9" w:rsidP="001012C3">
            <w:pPr>
              <w:spacing w:line="360" w:lineRule="auto"/>
              <w:jc w:val="both"/>
              <w:rPr>
                <w:bCs/>
                <w:lang w:eastAsia="en-AU"/>
              </w:rPr>
            </w:pPr>
            <w:r w:rsidRPr="00AA4C1B">
              <w:rPr>
                <w:bCs/>
                <w:lang w:eastAsia="en-AU"/>
              </w:rPr>
              <w:t>M9</w:t>
            </w:r>
          </w:p>
        </w:tc>
        <w:tc>
          <w:tcPr>
            <w:tcW w:w="2520" w:type="dxa"/>
            <w:hideMark/>
          </w:tcPr>
          <w:p w14:paraId="5A1C7E84" w14:textId="77777777" w:rsidR="009D1EA9" w:rsidRPr="00AA4C1B" w:rsidRDefault="009D1EA9" w:rsidP="001012C3">
            <w:pPr>
              <w:spacing w:line="360" w:lineRule="auto"/>
              <w:jc w:val="both"/>
              <w:rPr>
                <w:bCs/>
                <w:lang w:eastAsia="en-AU"/>
              </w:rPr>
            </w:pPr>
            <w:r w:rsidRPr="00AA4C1B">
              <w:rPr>
                <w:bCs/>
                <w:lang w:eastAsia="en-AU"/>
              </w:rPr>
              <w:t>UC5 – Notification Management Module Completed</w:t>
            </w:r>
          </w:p>
        </w:tc>
        <w:tc>
          <w:tcPr>
            <w:tcW w:w="2760" w:type="dxa"/>
            <w:hideMark/>
          </w:tcPr>
          <w:p w14:paraId="122E816C" w14:textId="77777777" w:rsidR="009D1EA9" w:rsidRPr="00AA4C1B" w:rsidRDefault="009D1EA9" w:rsidP="001012C3">
            <w:pPr>
              <w:spacing w:line="360" w:lineRule="auto"/>
              <w:jc w:val="both"/>
              <w:rPr>
                <w:bCs/>
                <w:lang w:eastAsia="en-AU"/>
              </w:rPr>
            </w:pPr>
            <w:proofErr w:type="spellStart"/>
            <w:r w:rsidRPr="00AA4C1B">
              <w:rPr>
                <w:bCs/>
                <w:lang w:eastAsia="en-AU"/>
              </w:rPr>
              <w:t>Buddhiman</w:t>
            </w:r>
            <w:proofErr w:type="spellEnd"/>
            <w:r w:rsidRPr="00AA4C1B">
              <w:rPr>
                <w:bCs/>
                <w:lang w:eastAsia="en-AU"/>
              </w:rPr>
              <w:t xml:space="preserve"> B.K.</w:t>
            </w:r>
          </w:p>
        </w:tc>
        <w:tc>
          <w:tcPr>
            <w:tcW w:w="2120" w:type="dxa"/>
            <w:hideMark/>
          </w:tcPr>
          <w:p w14:paraId="1D27BC31" w14:textId="77777777" w:rsidR="009D1EA9" w:rsidRPr="00AA4C1B" w:rsidRDefault="009D1EA9" w:rsidP="001012C3">
            <w:pPr>
              <w:spacing w:line="360" w:lineRule="auto"/>
              <w:jc w:val="both"/>
              <w:rPr>
                <w:bCs/>
                <w:lang w:eastAsia="en-AU"/>
              </w:rPr>
            </w:pPr>
            <w:r w:rsidRPr="00AA4C1B">
              <w:rPr>
                <w:bCs/>
                <w:lang w:eastAsia="en-AU"/>
              </w:rPr>
              <w:t>15</w:t>
            </w:r>
          </w:p>
        </w:tc>
        <w:tc>
          <w:tcPr>
            <w:tcW w:w="2780" w:type="dxa"/>
            <w:hideMark/>
          </w:tcPr>
          <w:p w14:paraId="186B60DF" w14:textId="77777777" w:rsidR="009D1EA9" w:rsidRPr="00AA4C1B" w:rsidRDefault="009D1EA9" w:rsidP="001012C3">
            <w:pPr>
              <w:spacing w:line="360" w:lineRule="auto"/>
              <w:jc w:val="both"/>
              <w:rPr>
                <w:bCs/>
                <w:lang w:eastAsia="en-AU"/>
              </w:rPr>
            </w:pPr>
            <w:r w:rsidRPr="00AA4C1B">
              <w:rPr>
                <w:bCs/>
                <w:lang w:eastAsia="en-AU"/>
              </w:rPr>
              <w:t>09-Aug-26</w:t>
            </w:r>
          </w:p>
        </w:tc>
      </w:tr>
      <w:tr w:rsidR="009D1EA9" w:rsidRPr="00AA4C1B" w14:paraId="0503B564" w14:textId="77777777" w:rsidTr="001012C3">
        <w:trPr>
          <w:trHeight w:val="936"/>
        </w:trPr>
        <w:tc>
          <w:tcPr>
            <w:tcW w:w="2200" w:type="dxa"/>
            <w:hideMark/>
          </w:tcPr>
          <w:p w14:paraId="65B9709F" w14:textId="77777777" w:rsidR="009D1EA9" w:rsidRPr="00AA4C1B" w:rsidRDefault="009D1EA9" w:rsidP="001012C3">
            <w:pPr>
              <w:spacing w:line="360" w:lineRule="auto"/>
              <w:jc w:val="both"/>
              <w:rPr>
                <w:bCs/>
                <w:lang w:eastAsia="en-AU"/>
              </w:rPr>
            </w:pPr>
            <w:r w:rsidRPr="00AA4C1B">
              <w:rPr>
                <w:bCs/>
                <w:lang w:eastAsia="en-AU"/>
              </w:rPr>
              <w:t>M10</w:t>
            </w:r>
          </w:p>
        </w:tc>
        <w:tc>
          <w:tcPr>
            <w:tcW w:w="2520" w:type="dxa"/>
            <w:hideMark/>
          </w:tcPr>
          <w:p w14:paraId="162281F2" w14:textId="77777777" w:rsidR="009D1EA9" w:rsidRPr="00AA4C1B" w:rsidRDefault="009D1EA9" w:rsidP="001012C3">
            <w:pPr>
              <w:spacing w:line="360" w:lineRule="auto"/>
              <w:jc w:val="both"/>
              <w:rPr>
                <w:bCs/>
                <w:lang w:eastAsia="en-AU"/>
              </w:rPr>
            </w:pPr>
            <w:r w:rsidRPr="00AA4C1B">
              <w:rPr>
                <w:bCs/>
                <w:lang w:eastAsia="en-AU"/>
              </w:rPr>
              <w:t>UC6 – Weekly Meal Planning Module Completed</w:t>
            </w:r>
          </w:p>
        </w:tc>
        <w:tc>
          <w:tcPr>
            <w:tcW w:w="2760" w:type="dxa"/>
            <w:hideMark/>
          </w:tcPr>
          <w:p w14:paraId="44DFCFE5" w14:textId="77777777" w:rsidR="009D1EA9" w:rsidRPr="00AA4C1B" w:rsidRDefault="009D1EA9" w:rsidP="001012C3">
            <w:pPr>
              <w:spacing w:line="360" w:lineRule="auto"/>
              <w:jc w:val="both"/>
              <w:rPr>
                <w:bCs/>
                <w:lang w:eastAsia="en-AU"/>
              </w:rPr>
            </w:pPr>
            <w:r w:rsidRPr="00AA4C1B">
              <w:rPr>
                <w:bCs/>
                <w:lang w:eastAsia="en-AU"/>
              </w:rPr>
              <w:t>Rohit Gurdhami</w:t>
            </w:r>
          </w:p>
        </w:tc>
        <w:tc>
          <w:tcPr>
            <w:tcW w:w="2120" w:type="dxa"/>
            <w:hideMark/>
          </w:tcPr>
          <w:p w14:paraId="593759C2" w14:textId="77777777" w:rsidR="009D1EA9" w:rsidRPr="00AA4C1B" w:rsidRDefault="009D1EA9" w:rsidP="001012C3">
            <w:pPr>
              <w:spacing w:line="360" w:lineRule="auto"/>
              <w:jc w:val="both"/>
              <w:rPr>
                <w:bCs/>
                <w:lang w:eastAsia="en-AU"/>
              </w:rPr>
            </w:pPr>
            <w:r w:rsidRPr="00AA4C1B">
              <w:rPr>
                <w:bCs/>
                <w:lang w:eastAsia="en-AU"/>
              </w:rPr>
              <w:t>20</w:t>
            </w:r>
          </w:p>
        </w:tc>
        <w:tc>
          <w:tcPr>
            <w:tcW w:w="2780" w:type="dxa"/>
            <w:hideMark/>
          </w:tcPr>
          <w:p w14:paraId="3B7B51F3" w14:textId="77777777" w:rsidR="009D1EA9" w:rsidRPr="00AA4C1B" w:rsidRDefault="009D1EA9" w:rsidP="001012C3">
            <w:pPr>
              <w:spacing w:line="360" w:lineRule="auto"/>
              <w:jc w:val="both"/>
              <w:rPr>
                <w:bCs/>
                <w:lang w:eastAsia="en-AU"/>
              </w:rPr>
            </w:pPr>
            <w:r w:rsidRPr="00AA4C1B">
              <w:rPr>
                <w:bCs/>
                <w:lang w:eastAsia="en-AU"/>
              </w:rPr>
              <w:t>09-Aug-26</w:t>
            </w:r>
          </w:p>
        </w:tc>
      </w:tr>
      <w:tr w:rsidR="009D1EA9" w:rsidRPr="00AA4C1B" w14:paraId="03EADD21" w14:textId="77777777" w:rsidTr="001012C3">
        <w:trPr>
          <w:trHeight w:val="624"/>
        </w:trPr>
        <w:tc>
          <w:tcPr>
            <w:tcW w:w="2200" w:type="dxa"/>
            <w:hideMark/>
          </w:tcPr>
          <w:p w14:paraId="7A527632" w14:textId="77777777" w:rsidR="009D1EA9" w:rsidRPr="00AA4C1B" w:rsidRDefault="009D1EA9" w:rsidP="001012C3">
            <w:pPr>
              <w:spacing w:line="360" w:lineRule="auto"/>
              <w:jc w:val="both"/>
              <w:rPr>
                <w:bCs/>
                <w:lang w:eastAsia="en-AU"/>
              </w:rPr>
            </w:pPr>
            <w:r w:rsidRPr="00AA4C1B">
              <w:rPr>
                <w:bCs/>
                <w:lang w:eastAsia="en-AU"/>
              </w:rPr>
              <w:t>M11</w:t>
            </w:r>
          </w:p>
        </w:tc>
        <w:tc>
          <w:tcPr>
            <w:tcW w:w="2520" w:type="dxa"/>
            <w:hideMark/>
          </w:tcPr>
          <w:p w14:paraId="488D5732" w14:textId="77777777" w:rsidR="009D1EA9" w:rsidRPr="00AA4C1B" w:rsidRDefault="009D1EA9" w:rsidP="001012C3">
            <w:pPr>
              <w:spacing w:line="360" w:lineRule="auto"/>
              <w:jc w:val="both"/>
              <w:rPr>
                <w:bCs/>
                <w:lang w:eastAsia="en-AU"/>
              </w:rPr>
            </w:pPr>
            <w:r w:rsidRPr="00AA4C1B">
              <w:rPr>
                <w:bCs/>
                <w:lang w:eastAsia="en-AU"/>
              </w:rPr>
              <w:t>Iteration 2 Integration and Testing Completed</w:t>
            </w:r>
          </w:p>
        </w:tc>
        <w:tc>
          <w:tcPr>
            <w:tcW w:w="2760" w:type="dxa"/>
            <w:hideMark/>
          </w:tcPr>
          <w:p w14:paraId="7156FCE4" w14:textId="77777777" w:rsidR="009D1EA9" w:rsidRPr="00AA4C1B" w:rsidRDefault="009D1EA9" w:rsidP="001012C3">
            <w:pPr>
              <w:spacing w:line="360" w:lineRule="auto"/>
              <w:jc w:val="both"/>
              <w:rPr>
                <w:bCs/>
                <w:lang w:eastAsia="en-AU"/>
              </w:rPr>
            </w:pPr>
            <w:r w:rsidRPr="00AA4C1B">
              <w:rPr>
                <w:bCs/>
                <w:lang w:eastAsia="en-AU"/>
              </w:rPr>
              <w:t>All Team Members</w:t>
            </w:r>
          </w:p>
        </w:tc>
        <w:tc>
          <w:tcPr>
            <w:tcW w:w="2120" w:type="dxa"/>
            <w:hideMark/>
          </w:tcPr>
          <w:p w14:paraId="3130ADF7" w14:textId="77777777" w:rsidR="009D1EA9" w:rsidRPr="00AA4C1B" w:rsidRDefault="009D1EA9" w:rsidP="001012C3">
            <w:pPr>
              <w:spacing w:line="360" w:lineRule="auto"/>
              <w:jc w:val="both"/>
              <w:rPr>
                <w:bCs/>
                <w:lang w:eastAsia="en-AU"/>
              </w:rPr>
            </w:pPr>
            <w:r w:rsidRPr="00AA4C1B">
              <w:rPr>
                <w:bCs/>
                <w:lang w:eastAsia="en-AU"/>
              </w:rPr>
              <w:t>10</w:t>
            </w:r>
          </w:p>
        </w:tc>
        <w:tc>
          <w:tcPr>
            <w:tcW w:w="2780" w:type="dxa"/>
            <w:hideMark/>
          </w:tcPr>
          <w:p w14:paraId="338EAF61" w14:textId="77777777" w:rsidR="009D1EA9" w:rsidRPr="00AA4C1B" w:rsidRDefault="009D1EA9" w:rsidP="001012C3">
            <w:pPr>
              <w:spacing w:line="360" w:lineRule="auto"/>
              <w:jc w:val="both"/>
              <w:rPr>
                <w:bCs/>
                <w:lang w:eastAsia="en-AU"/>
              </w:rPr>
            </w:pPr>
            <w:r w:rsidRPr="00AA4C1B">
              <w:rPr>
                <w:bCs/>
                <w:lang w:eastAsia="en-AU"/>
              </w:rPr>
              <w:t>16-Aug-26</w:t>
            </w:r>
          </w:p>
        </w:tc>
      </w:tr>
      <w:tr w:rsidR="009D1EA9" w:rsidRPr="00AA4C1B" w14:paraId="1264A687" w14:textId="77777777" w:rsidTr="001012C3">
        <w:trPr>
          <w:trHeight w:val="936"/>
        </w:trPr>
        <w:tc>
          <w:tcPr>
            <w:tcW w:w="2200" w:type="dxa"/>
            <w:hideMark/>
          </w:tcPr>
          <w:p w14:paraId="6431FA00" w14:textId="77777777" w:rsidR="009D1EA9" w:rsidRPr="00AA4C1B" w:rsidRDefault="009D1EA9" w:rsidP="001012C3">
            <w:pPr>
              <w:spacing w:line="360" w:lineRule="auto"/>
              <w:jc w:val="both"/>
              <w:rPr>
                <w:bCs/>
                <w:lang w:eastAsia="en-AU"/>
              </w:rPr>
            </w:pPr>
            <w:r w:rsidRPr="00AA4C1B">
              <w:rPr>
                <w:bCs/>
                <w:lang w:eastAsia="en-AU"/>
              </w:rPr>
              <w:t>M12</w:t>
            </w:r>
          </w:p>
        </w:tc>
        <w:tc>
          <w:tcPr>
            <w:tcW w:w="2520" w:type="dxa"/>
            <w:hideMark/>
          </w:tcPr>
          <w:p w14:paraId="6C50C8FC" w14:textId="77777777" w:rsidR="009D1EA9" w:rsidRPr="00AA4C1B" w:rsidRDefault="009D1EA9" w:rsidP="001012C3">
            <w:pPr>
              <w:spacing w:line="360" w:lineRule="auto"/>
              <w:jc w:val="both"/>
              <w:rPr>
                <w:bCs/>
                <w:lang w:eastAsia="en-AU"/>
              </w:rPr>
            </w:pPr>
            <w:r w:rsidRPr="00AA4C1B">
              <w:rPr>
                <w:bCs/>
                <w:lang w:eastAsia="en-AU"/>
              </w:rPr>
              <w:t>Final Documentation, Presentation, and Project Submission Completed</w:t>
            </w:r>
          </w:p>
        </w:tc>
        <w:tc>
          <w:tcPr>
            <w:tcW w:w="2760" w:type="dxa"/>
            <w:hideMark/>
          </w:tcPr>
          <w:p w14:paraId="723B5678" w14:textId="77777777" w:rsidR="009D1EA9" w:rsidRPr="00AA4C1B" w:rsidRDefault="009D1EA9" w:rsidP="001012C3">
            <w:pPr>
              <w:spacing w:line="360" w:lineRule="auto"/>
              <w:jc w:val="both"/>
              <w:rPr>
                <w:bCs/>
                <w:lang w:eastAsia="en-AU"/>
              </w:rPr>
            </w:pPr>
            <w:r w:rsidRPr="00AA4C1B">
              <w:rPr>
                <w:bCs/>
                <w:lang w:eastAsia="en-AU"/>
              </w:rPr>
              <w:t>All Team Members</w:t>
            </w:r>
          </w:p>
        </w:tc>
        <w:tc>
          <w:tcPr>
            <w:tcW w:w="2120" w:type="dxa"/>
            <w:hideMark/>
          </w:tcPr>
          <w:p w14:paraId="69711B39" w14:textId="77777777" w:rsidR="009D1EA9" w:rsidRPr="00AA4C1B" w:rsidRDefault="009D1EA9" w:rsidP="001012C3">
            <w:pPr>
              <w:spacing w:line="360" w:lineRule="auto"/>
              <w:jc w:val="both"/>
              <w:rPr>
                <w:bCs/>
                <w:lang w:eastAsia="en-AU"/>
              </w:rPr>
            </w:pPr>
            <w:r w:rsidRPr="00AA4C1B">
              <w:rPr>
                <w:bCs/>
                <w:lang w:eastAsia="en-AU"/>
              </w:rPr>
              <w:t>10</w:t>
            </w:r>
          </w:p>
        </w:tc>
        <w:tc>
          <w:tcPr>
            <w:tcW w:w="2780" w:type="dxa"/>
            <w:hideMark/>
          </w:tcPr>
          <w:p w14:paraId="332E4D9F" w14:textId="77777777" w:rsidR="009D1EA9" w:rsidRPr="00AA4C1B" w:rsidRDefault="009D1EA9" w:rsidP="001012C3">
            <w:pPr>
              <w:spacing w:line="360" w:lineRule="auto"/>
              <w:jc w:val="both"/>
              <w:rPr>
                <w:bCs/>
                <w:lang w:eastAsia="en-AU"/>
              </w:rPr>
            </w:pPr>
            <w:r w:rsidRPr="00AA4C1B">
              <w:rPr>
                <w:bCs/>
                <w:lang w:eastAsia="en-AU"/>
              </w:rPr>
              <w:t>19-Aug-26</w:t>
            </w:r>
          </w:p>
        </w:tc>
      </w:tr>
    </w:tbl>
    <w:p w14:paraId="3A5553BF" w14:textId="77777777" w:rsidR="009D1EA9" w:rsidRDefault="009D1EA9" w:rsidP="009D1EA9">
      <w:pPr>
        <w:spacing w:line="360" w:lineRule="auto"/>
        <w:jc w:val="both"/>
        <w:rPr>
          <w:b/>
          <w:bCs/>
          <w:szCs w:val="20"/>
          <w:lang w:eastAsia="en-AU"/>
        </w:rPr>
      </w:pPr>
    </w:p>
    <w:p w14:paraId="767AA3E5" w14:textId="77777777" w:rsidR="009D1EA9" w:rsidRPr="00AA4C1B" w:rsidRDefault="009D1EA9" w:rsidP="009D1EA9">
      <w:pPr>
        <w:pStyle w:val="Heading2"/>
        <w:rPr>
          <w:rFonts w:ascii="Times New Roman" w:hAnsi="Times New Roman" w:cs="Times New Roman"/>
          <w:lang w:eastAsia="en-AU"/>
        </w:rPr>
      </w:pPr>
      <w:bookmarkStart w:id="12" w:name="_Toc232144671"/>
      <w:r w:rsidRPr="00AA4C1B">
        <w:rPr>
          <w:rFonts w:ascii="Times New Roman" w:hAnsi="Times New Roman" w:cs="Times New Roman"/>
          <w:lang w:eastAsia="en-AU"/>
        </w:rPr>
        <w:t>5.4 Gantt Chart Baseline Schedule</w:t>
      </w:r>
      <w:bookmarkEnd w:id="12"/>
    </w:p>
    <w:p w14:paraId="59EE7C67" w14:textId="77777777" w:rsidR="009D1EA9" w:rsidRPr="00AA4C1B" w:rsidRDefault="009D1EA9" w:rsidP="009D1EA9">
      <w:pPr>
        <w:spacing w:line="360" w:lineRule="auto"/>
        <w:jc w:val="both"/>
        <w:rPr>
          <w:bCs/>
          <w:lang w:eastAsia="en-AU"/>
        </w:rPr>
      </w:pPr>
      <w:r w:rsidRPr="00AA4C1B">
        <w:rPr>
          <w:bCs/>
          <w:lang w:eastAsia="en-AU"/>
        </w:rPr>
        <w:t xml:space="preserve">The Gantt Chart baseline schedule establishes the planned sequence of activities, expected start and end dates, milestone completion points, and resource allocation for the </w:t>
      </w:r>
      <w:proofErr w:type="spellStart"/>
      <w:r w:rsidRPr="00AA4C1B">
        <w:rPr>
          <w:bCs/>
          <w:lang w:eastAsia="en-AU"/>
        </w:rPr>
        <w:t>SaveBite</w:t>
      </w:r>
      <w:proofErr w:type="spellEnd"/>
      <w:r w:rsidRPr="00AA4C1B">
        <w:rPr>
          <w:bCs/>
          <w:lang w:eastAsia="en-AU"/>
        </w:rPr>
        <w:t xml:space="preserve"> project.</w:t>
      </w:r>
    </w:p>
    <w:p w14:paraId="2D277122" w14:textId="77777777" w:rsidR="009D1EA9" w:rsidRDefault="009D1EA9" w:rsidP="009D1EA9">
      <w:pPr>
        <w:keepNext/>
        <w:spacing w:line="360" w:lineRule="auto"/>
        <w:jc w:val="both"/>
      </w:pPr>
      <w:r w:rsidRPr="00C54EF7">
        <w:rPr>
          <w:bCs/>
          <w:noProof/>
          <w:szCs w:val="20"/>
          <w:lang w:eastAsia="en-AU"/>
        </w:rPr>
        <w:drawing>
          <wp:inline distT="0" distB="0" distL="0" distR="0" wp14:anchorId="1141F0CC" wp14:editId="29BF852C">
            <wp:extent cx="6344920" cy="4790440"/>
            <wp:effectExtent l="0" t="0" r="0" b="0"/>
            <wp:docPr id="190243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4096" name=""/>
                    <pic:cNvPicPr/>
                  </pic:nvPicPr>
                  <pic:blipFill>
                    <a:blip r:embed="rId11"/>
                    <a:stretch>
                      <a:fillRect/>
                    </a:stretch>
                  </pic:blipFill>
                  <pic:spPr>
                    <a:xfrm>
                      <a:off x="0" y="0"/>
                      <a:ext cx="6344920" cy="4790440"/>
                    </a:xfrm>
                    <a:prstGeom prst="rect">
                      <a:avLst/>
                    </a:prstGeom>
                  </pic:spPr>
                </pic:pic>
              </a:graphicData>
            </a:graphic>
          </wp:inline>
        </w:drawing>
      </w:r>
    </w:p>
    <w:p w14:paraId="5D2BE68A" w14:textId="77777777" w:rsidR="009D1EA9" w:rsidRPr="0073367B" w:rsidRDefault="009D1EA9" w:rsidP="009D1EA9">
      <w:pPr>
        <w:pStyle w:val="Caption"/>
        <w:jc w:val="center"/>
        <w:rPr>
          <w:bCs/>
          <w:szCs w:val="20"/>
          <w:lang w:eastAsia="en-AU"/>
        </w:rPr>
      </w:pPr>
      <w:bookmarkStart w:id="13" w:name="_Toc232151885"/>
      <w:r>
        <w:t xml:space="preserve">Figure </w:t>
      </w:r>
      <w:fldSimple w:instr=" SEQ Figure \* ARABIC ">
        <w:r>
          <w:rPr>
            <w:noProof/>
          </w:rPr>
          <w:t>2</w:t>
        </w:r>
      </w:fldSimple>
      <w:r>
        <w:t>: Gantt chart 1</w:t>
      </w:r>
      <w:bookmarkEnd w:id="13"/>
    </w:p>
    <w:p w14:paraId="78381705" w14:textId="77777777" w:rsidR="009D1EA9" w:rsidRDefault="009D1EA9" w:rsidP="009D1EA9">
      <w:pPr>
        <w:spacing w:line="360" w:lineRule="auto"/>
        <w:jc w:val="both"/>
        <w:rPr>
          <w:bCs/>
          <w:szCs w:val="20"/>
          <w:lang w:eastAsia="en-AU"/>
        </w:rPr>
      </w:pPr>
    </w:p>
    <w:p w14:paraId="1AD80152" w14:textId="77777777" w:rsidR="009D1EA9" w:rsidRDefault="009D1EA9" w:rsidP="009D1EA9">
      <w:pPr>
        <w:keepNext/>
        <w:spacing w:line="360" w:lineRule="auto"/>
        <w:jc w:val="both"/>
      </w:pPr>
      <w:r w:rsidRPr="00C54EF7">
        <w:rPr>
          <w:bCs/>
          <w:noProof/>
          <w:szCs w:val="20"/>
          <w:lang w:eastAsia="en-AU"/>
        </w:rPr>
        <w:drawing>
          <wp:inline distT="0" distB="0" distL="0" distR="0" wp14:anchorId="3364B244" wp14:editId="3917A6E8">
            <wp:extent cx="6344920" cy="4776470"/>
            <wp:effectExtent l="0" t="0" r="0" b="0"/>
            <wp:docPr id="6493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381" name=""/>
                    <pic:cNvPicPr/>
                  </pic:nvPicPr>
                  <pic:blipFill>
                    <a:blip r:embed="rId12"/>
                    <a:stretch>
                      <a:fillRect/>
                    </a:stretch>
                  </pic:blipFill>
                  <pic:spPr>
                    <a:xfrm>
                      <a:off x="0" y="0"/>
                      <a:ext cx="6344920" cy="4776470"/>
                    </a:xfrm>
                    <a:prstGeom prst="rect">
                      <a:avLst/>
                    </a:prstGeom>
                  </pic:spPr>
                </pic:pic>
              </a:graphicData>
            </a:graphic>
          </wp:inline>
        </w:drawing>
      </w:r>
    </w:p>
    <w:p w14:paraId="6BB76CD8" w14:textId="77777777" w:rsidR="009D1EA9" w:rsidRDefault="009D1EA9" w:rsidP="009D1EA9">
      <w:pPr>
        <w:pStyle w:val="Caption"/>
        <w:jc w:val="center"/>
        <w:rPr>
          <w:bCs/>
          <w:szCs w:val="20"/>
          <w:lang w:eastAsia="en-AU"/>
        </w:rPr>
      </w:pPr>
      <w:bookmarkStart w:id="14" w:name="_Toc232151886"/>
      <w:r>
        <w:t xml:space="preserve">Figure </w:t>
      </w:r>
      <w:fldSimple w:instr=" SEQ Figure \* ARABIC ">
        <w:r>
          <w:rPr>
            <w:noProof/>
          </w:rPr>
          <w:t>3</w:t>
        </w:r>
      </w:fldSimple>
      <w:r>
        <w:t>: Gannt Chart 2</w:t>
      </w:r>
      <w:bookmarkEnd w:id="14"/>
    </w:p>
    <w:p w14:paraId="76D7944D" w14:textId="77777777" w:rsidR="009D1EA9" w:rsidRDefault="009D1EA9" w:rsidP="009D1EA9">
      <w:pPr>
        <w:spacing w:line="360" w:lineRule="auto"/>
        <w:jc w:val="both"/>
        <w:rPr>
          <w:bCs/>
          <w:szCs w:val="20"/>
          <w:lang w:eastAsia="en-AU"/>
        </w:rPr>
      </w:pPr>
    </w:p>
    <w:p w14:paraId="4761354C" w14:textId="77777777" w:rsidR="009D1EA9" w:rsidRDefault="009D1EA9" w:rsidP="009D1EA9">
      <w:pPr>
        <w:keepNext/>
        <w:spacing w:line="360" w:lineRule="auto"/>
        <w:jc w:val="both"/>
      </w:pPr>
      <w:r w:rsidRPr="00C54EF7">
        <w:rPr>
          <w:bCs/>
          <w:noProof/>
          <w:szCs w:val="20"/>
          <w:lang w:eastAsia="en-AU"/>
        </w:rPr>
        <w:drawing>
          <wp:inline distT="0" distB="0" distL="0" distR="0" wp14:anchorId="5B6AE1B4" wp14:editId="2E61A4E9">
            <wp:extent cx="6344920" cy="4560570"/>
            <wp:effectExtent l="0" t="0" r="0" b="0"/>
            <wp:docPr id="68598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88049" name=""/>
                    <pic:cNvPicPr/>
                  </pic:nvPicPr>
                  <pic:blipFill>
                    <a:blip r:embed="rId13"/>
                    <a:stretch>
                      <a:fillRect/>
                    </a:stretch>
                  </pic:blipFill>
                  <pic:spPr>
                    <a:xfrm>
                      <a:off x="0" y="0"/>
                      <a:ext cx="6344920" cy="4560570"/>
                    </a:xfrm>
                    <a:prstGeom prst="rect">
                      <a:avLst/>
                    </a:prstGeom>
                  </pic:spPr>
                </pic:pic>
              </a:graphicData>
            </a:graphic>
          </wp:inline>
        </w:drawing>
      </w:r>
    </w:p>
    <w:p w14:paraId="77469107" w14:textId="77777777" w:rsidR="009D1EA9" w:rsidRDefault="009D1EA9" w:rsidP="009D1EA9">
      <w:pPr>
        <w:pStyle w:val="Caption"/>
        <w:jc w:val="center"/>
        <w:rPr>
          <w:bCs/>
          <w:szCs w:val="20"/>
          <w:lang w:eastAsia="en-AU"/>
        </w:rPr>
      </w:pPr>
      <w:bookmarkStart w:id="15" w:name="_Toc232151887"/>
      <w:r>
        <w:t xml:space="preserve">Figure </w:t>
      </w:r>
      <w:fldSimple w:instr=" SEQ Figure \* ARABIC ">
        <w:r>
          <w:rPr>
            <w:noProof/>
          </w:rPr>
          <w:t>4</w:t>
        </w:r>
      </w:fldSimple>
      <w:r>
        <w:t xml:space="preserve">: </w:t>
      </w:r>
      <w:proofErr w:type="spellStart"/>
      <w:r>
        <w:t>Ganttchart</w:t>
      </w:r>
      <w:proofErr w:type="spellEnd"/>
      <w:r>
        <w:t xml:space="preserve"> 3</w:t>
      </w:r>
      <w:bookmarkEnd w:id="15"/>
    </w:p>
    <w:p w14:paraId="6936B360" w14:textId="77777777" w:rsidR="009D1EA9" w:rsidRDefault="009D1EA9" w:rsidP="009D1EA9">
      <w:pPr>
        <w:spacing w:line="360" w:lineRule="auto"/>
        <w:jc w:val="both"/>
        <w:rPr>
          <w:bCs/>
          <w:szCs w:val="20"/>
          <w:lang w:eastAsia="en-AU"/>
        </w:rPr>
      </w:pPr>
    </w:p>
    <w:p w14:paraId="728C5133" w14:textId="77777777" w:rsidR="009D1EA9" w:rsidRDefault="009D1EA9" w:rsidP="009D1EA9">
      <w:pPr>
        <w:keepNext/>
        <w:spacing w:line="360" w:lineRule="auto"/>
        <w:jc w:val="both"/>
      </w:pPr>
      <w:r w:rsidRPr="00A4148B">
        <w:rPr>
          <w:noProof/>
        </w:rPr>
        <w:drawing>
          <wp:inline distT="0" distB="0" distL="0" distR="0" wp14:anchorId="73005569" wp14:editId="6ED98405">
            <wp:extent cx="6344920" cy="4596130"/>
            <wp:effectExtent l="0" t="0" r="0" b="0"/>
            <wp:docPr id="95467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73015" name=""/>
                    <pic:cNvPicPr/>
                  </pic:nvPicPr>
                  <pic:blipFill>
                    <a:blip r:embed="rId14"/>
                    <a:stretch>
                      <a:fillRect/>
                    </a:stretch>
                  </pic:blipFill>
                  <pic:spPr>
                    <a:xfrm>
                      <a:off x="0" y="0"/>
                      <a:ext cx="6344920" cy="4596130"/>
                    </a:xfrm>
                    <a:prstGeom prst="rect">
                      <a:avLst/>
                    </a:prstGeom>
                  </pic:spPr>
                </pic:pic>
              </a:graphicData>
            </a:graphic>
          </wp:inline>
        </w:drawing>
      </w:r>
    </w:p>
    <w:p w14:paraId="0C13FDE1" w14:textId="77777777" w:rsidR="009D1EA9" w:rsidRDefault="009D1EA9" w:rsidP="009D1EA9">
      <w:pPr>
        <w:pStyle w:val="Caption"/>
        <w:jc w:val="center"/>
        <w:rPr>
          <w:bCs/>
          <w:szCs w:val="20"/>
          <w:lang w:eastAsia="en-AU"/>
        </w:rPr>
      </w:pPr>
      <w:bookmarkStart w:id="16" w:name="_Toc232151888"/>
      <w:r>
        <w:t xml:space="preserve">Figure </w:t>
      </w:r>
      <w:fldSimple w:instr=" SEQ Figure \* ARABIC ">
        <w:r>
          <w:rPr>
            <w:noProof/>
          </w:rPr>
          <w:t>5</w:t>
        </w:r>
      </w:fldSimple>
      <w:r>
        <w:t>: Gannt chart 4</w:t>
      </w:r>
      <w:bookmarkEnd w:id="16"/>
    </w:p>
    <w:p w14:paraId="75FF4706" w14:textId="77777777" w:rsidR="009D1EA9" w:rsidRDefault="009D1EA9" w:rsidP="009D1EA9">
      <w:pPr>
        <w:spacing w:line="360" w:lineRule="auto"/>
        <w:jc w:val="both"/>
        <w:rPr>
          <w:bCs/>
          <w:szCs w:val="20"/>
          <w:lang w:eastAsia="en-AU"/>
        </w:rPr>
      </w:pPr>
    </w:p>
    <w:p w14:paraId="5D54AA6A" w14:textId="77777777" w:rsidR="009D1EA9" w:rsidRDefault="009D1EA9" w:rsidP="009D1EA9">
      <w:pPr>
        <w:keepNext/>
        <w:spacing w:line="360" w:lineRule="auto"/>
        <w:jc w:val="both"/>
      </w:pPr>
      <w:r w:rsidRPr="00A10F65">
        <w:rPr>
          <w:noProof/>
        </w:rPr>
        <w:drawing>
          <wp:inline distT="0" distB="0" distL="0" distR="0" wp14:anchorId="29AA9CCB" wp14:editId="114DDDA8">
            <wp:extent cx="6344920" cy="4737735"/>
            <wp:effectExtent l="0" t="0" r="0" b="0"/>
            <wp:docPr id="210346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64252" name=""/>
                    <pic:cNvPicPr/>
                  </pic:nvPicPr>
                  <pic:blipFill>
                    <a:blip r:embed="rId15"/>
                    <a:stretch>
                      <a:fillRect/>
                    </a:stretch>
                  </pic:blipFill>
                  <pic:spPr>
                    <a:xfrm>
                      <a:off x="0" y="0"/>
                      <a:ext cx="6344920" cy="4737735"/>
                    </a:xfrm>
                    <a:prstGeom prst="rect">
                      <a:avLst/>
                    </a:prstGeom>
                  </pic:spPr>
                </pic:pic>
              </a:graphicData>
            </a:graphic>
          </wp:inline>
        </w:drawing>
      </w:r>
    </w:p>
    <w:p w14:paraId="141A7A74" w14:textId="77777777" w:rsidR="009D1EA9" w:rsidRDefault="009D1EA9" w:rsidP="009D1EA9">
      <w:pPr>
        <w:pStyle w:val="Caption"/>
        <w:jc w:val="center"/>
        <w:rPr>
          <w:bCs/>
          <w:szCs w:val="20"/>
          <w:lang w:eastAsia="en-AU"/>
        </w:rPr>
      </w:pPr>
      <w:bookmarkStart w:id="17" w:name="_Toc232151889"/>
      <w:r>
        <w:t xml:space="preserve">Figure </w:t>
      </w:r>
      <w:fldSimple w:instr=" SEQ Figure \* ARABIC ">
        <w:r>
          <w:rPr>
            <w:noProof/>
          </w:rPr>
          <w:t>6</w:t>
        </w:r>
      </w:fldSimple>
      <w:r>
        <w:t>: Gannt chart 5</w:t>
      </w:r>
      <w:bookmarkEnd w:id="17"/>
    </w:p>
    <w:p w14:paraId="07A79E61" w14:textId="77777777" w:rsidR="00A37454" w:rsidRPr="000E15F5" w:rsidRDefault="00A37454" w:rsidP="00A37454">
      <w:pPr>
        <w:pStyle w:val="Heading1"/>
        <w:spacing w:line="360" w:lineRule="auto"/>
        <w:jc w:val="both"/>
        <w:rPr>
          <w:rFonts w:ascii="Times New Roman" w:hAnsi="Times New Roman" w:cs="Times New Roman"/>
          <w:sz w:val="28"/>
          <w:szCs w:val="28"/>
          <w:lang w:eastAsia="en-AU"/>
        </w:rPr>
      </w:pPr>
      <w:bookmarkStart w:id="18" w:name="_Toc232144672"/>
      <w:r w:rsidRPr="000E15F5">
        <w:rPr>
          <w:rFonts w:ascii="Times New Roman" w:hAnsi="Times New Roman" w:cs="Times New Roman"/>
          <w:sz w:val="28"/>
          <w:szCs w:val="28"/>
          <w:lang w:eastAsia="en-AU"/>
        </w:rPr>
        <w:t>6. Technical Description of the Proposed System</w:t>
      </w:r>
      <w:bookmarkEnd w:id="18"/>
    </w:p>
    <w:p w14:paraId="4473B466" w14:textId="77777777" w:rsidR="00A37454" w:rsidRDefault="00A37454" w:rsidP="00A37454">
      <w:pPr>
        <w:spacing w:line="360" w:lineRule="auto"/>
        <w:jc w:val="both"/>
        <w:rPr>
          <w:bCs/>
          <w:szCs w:val="20"/>
          <w:lang w:eastAsia="en-AU"/>
        </w:rPr>
      </w:pPr>
      <w:r w:rsidRPr="000E15F5">
        <w:rPr>
          <w:bCs/>
          <w:szCs w:val="20"/>
          <w:lang w:eastAsia="en-AU"/>
        </w:rPr>
        <w:t xml:space="preserve">Technical description: Technologies, development tools, programming languages, frameworks, testing environments and hardware resources that will be used during the development process of </w:t>
      </w:r>
      <w:proofErr w:type="spellStart"/>
      <w:r w:rsidRPr="000E15F5">
        <w:rPr>
          <w:bCs/>
          <w:szCs w:val="20"/>
          <w:lang w:eastAsia="en-AU"/>
        </w:rPr>
        <w:t>SaveBite</w:t>
      </w:r>
      <w:proofErr w:type="spellEnd"/>
      <w:r w:rsidRPr="000E15F5">
        <w:rPr>
          <w:bCs/>
          <w:szCs w:val="20"/>
          <w:lang w:eastAsia="en-AU"/>
        </w:rPr>
        <w:t>, including the design, implementation, testing, deployment and documentation. Technology stack is a crucial component to achieve reliability, scalability, maintainability and successful project delivery. From a software project coordination perspective, it is better to minimize the risks of integration and coordinate software development projects if the technical architecture and development environment for a software are determined early in its life cycle (Sommerville 2016). This section was prepared by Ganesh Wagle, in charge of technical architecture and development environment planning for the project.</w:t>
      </w:r>
    </w:p>
    <w:p w14:paraId="25DC79A2" w14:textId="77777777" w:rsidR="00A37454" w:rsidRDefault="00A37454" w:rsidP="00A37454">
      <w:pPr>
        <w:spacing w:line="360" w:lineRule="auto"/>
        <w:jc w:val="both"/>
        <w:rPr>
          <w:bCs/>
          <w:szCs w:val="20"/>
          <w:lang w:eastAsia="en-AU"/>
        </w:rPr>
      </w:pPr>
    </w:p>
    <w:p w14:paraId="163307C2" w14:textId="77777777" w:rsidR="00A37454" w:rsidRPr="000E15F5" w:rsidRDefault="00A37454" w:rsidP="00A37454">
      <w:pPr>
        <w:spacing w:line="360" w:lineRule="auto"/>
        <w:jc w:val="both"/>
        <w:rPr>
          <w:bCs/>
          <w:szCs w:val="20"/>
          <w:lang w:eastAsia="en-AU"/>
        </w:rPr>
      </w:pPr>
    </w:p>
    <w:p w14:paraId="3EBD5107" w14:textId="77777777" w:rsidR="00A37454" w:rsidRPr="000E15F5" w:rsidRDefault="00A37454" w:rsidP="00A37454">
      <w:pPr>
        <w:pStyle w:val="Heading2"/>
        <w:spacing w:line="360" w:lineRule="auto"/>
        <w:jc w:val="both"/>
        <w:rPr>
          <w:rFonts w:ascii="Times New Roman" w:hAnsi="Times New Roman" w:cs="Times New Roman"/>
          <w:lang w:eastAsia="en-AU"/>
        </w:rPr>
      </w:pPr>
      <w:bookmarkStart w:id="19" w:name="_Toc232144673"/>
      <w:r w:rsidRPr="000E15F5">
        <w:rPr>
          <w:rFonts w:ascii="Times New Roman" w:hAnsi="Times New Roman" w:cs="Times New Roman"/>
          <w:lang w:eastAsia="en-AU"/>
        </w:rPr>
        <w:t>6.1 Development Platform</w:t>
      </w:r>
      <w:bookmarkEnd w:id="19"/>
    </w:p>
    <w:tbl>
      <w:tblPr>
        <w:tblStyle w:val="TableGrid"/>
        <w:tblW w:w="0" w:type="auto"/>
        <w:tblLook w:val="04A0" w:firstRow="1" w:lastRow="0" w:firstColumn="1" w:lastColumn="0" w:noHBand="0" w:noVBand="1"/>
      </w:tblPr>
      <w:tblGrid>
        <w:gridCol w:w="1912"/>
        <w:gridCol w:w="1903"/>
        <w:gridCol w:w="1992"/>
        <w:gridCol w:w="3543"/>
      </w:tblGrid>
      <w:tr w:rsidR="00A37454" w:rsidRPr="000E15F5" w14:paraId="18E10D75" w14:textId="77777777" w:rsidTr="001012C3">
        <w:trPr>
          <w:trHeight w:val="312"/>
        </w:trPr>
        <w:tc>
          <w:tcPr>
            <w:tcW w:w="2120" w:type="dxa"/>
            <w:hideMark/>
          </w:tcPr>
          <w:p w14:paraId="7FDA522E" w14:textId="77777777" w:rsidR="00A37454" w:rsidRPr="000E15F5" w:rsidRDefault="00A37454" w:rsidP="001012C3">
            <w:pPr>
              <w:spacing w:line="360" w:lineRule="auto"/>
              <w:jc w:val="both"/>
              <w:rPr>
                <w:b/>
                <w:bCs/>
                <w:lang w:eastAsia="en-AU"/>
              </w:rPr>
            </w:pPr>
            <w:r w:rsidRPr="000E15F5">
              <w:rPr>
                <w:b/>
                <w:bCs/>
                <w:lang w:eastAsia="en-AU"/>
              </w:rPr>
              <w:t>Criteria</w:t>
            </w:r>
          </w:p>
        </w:tc>
        <w:tc>
          <w:tcPr>
            <w:tcW w:w="2360" w:type="dxa"/>
            <w:hideMark/>
          </w:tcPr>
          <w:p w14:paraId="758FAA57" w14:textId="77777777" w:rsidR="00A37454" w:rsidRPr="000E15F5" w:rsidRDefault="00A37454" w:rsidP="001012C3">
            <w:pPr>
              <w:spacing w:line="360" w:lineRule="auto"/>
              <w:jc w:val="both"/>
              <w:rPr>
                <w:b/>
                <w:bCs/>
                <w:lang w:eastAsia="en-AU"/>
              </w:rPr>
            </w:pPr>
            <w:r w:rsidRPr="000E15F5">
              <w:rPr>
                <w:b/>
                <w:bCs/>
                <w:lang w:eastAsia="en-AU"/>
              </w:rPr>
              <w:t>Tools / Hardware</w:t>
            </w:r>
          </w:p>
        </w:tc>
        <w:tc>
          <w:tcPr>
            <w:tcW w:w="2920" w:type="dxa"/>
            <w:hideMark/>
          </w:tcPr>
          <w:p w14:paraId="2386C0B8" w14:textId="77777777" w:rsidR="00A37454" w:rsidRPr="000E15F5" w:rsidRDefault="00A37454" w:rsidP="001012C3">
            <w:pPr>
              <w:spacing w:line="360" w:lineRule="auto"/>
              <w:jc w:val="both"/>
              <w:rPr>
                <w:b/>
                <w:bCs/>
                <w:lang w:eastAsia="en-AU"/>
              </w:rPr>
            </w:pPr>
            <w:r w:rsidRPr="000E15F5">
              <w:rPr>
                <w:b/>
                <w:bCs/>
                <w:lang w:eastAsia="en-AU"/>
              </w:rPr>
              <w:t>Version</w:t>
            </w:r>
          </w:p>
        </w:tc>
        <w:tc>
          <w:tcPr>
            <w:tcW w:w="5240" w:type="dxa"/>
            <w:hideMark/>
          </w:tcPr>
          <w:p w14:paraId="039C2917" w14:textId="77777777" w:rsidR="00A37454" w:rsidRPr="000E15F5" w:rsidRDefault="00A37454" w:rsidP="001012C3">
            <w:pPr>
              <w:spacing w:line="360" w:lineRule="auto"/>
              <w:jc w:val="both"/>
              <w:rPr>
                <w:b/>
                <w:bCs/>
                <w:lang w:eastAsia="en-AU"/>
              </w:rPr>
            </w:pPr>
            <w:r w:rsidRPr="000E15F5">
              <w:rPr>
                <w:b/>
                <w:bCs/>
                <w:lang w:eastAsia="en-AU"/>
              </w:rPr>
              <w:t>Description</w:t>
            </w:r>
          </w:p>
        </w:tc>
      </w:tr>
      <w:tr w:rsidR="00A37454" w:rsidRPr="000E15F5" w14:paraId="01688DED" w14:textId="77777777" w:rsidTr="001012C3">
        <w:trPr>
          <w:trHeight w:val="936"/>
        </w:trPr>
        <w:tc>
          <w:tcPr>
            <w:tcW w:w="2120" w:type="dxa"/>
            <w:hideMark/>
          </w:tcPr>
          <w:p w14:paraId="0CCDFA87" w14:textId="77777777" w:rsidR="00A37454" w:rsidRPr="000E15F5" w:rsidRDefault="00A37454" w:rsidP="001012C3">
            <w:pPr>
              <w:spacing w:line="360" w:lineRule="auto"/>
              <w:jc w:val="both"/>
              <w:rPr>
                <w:bCs/>
                <w:lang w:eastAsia="en-AU"/>
              </w:rPr>
            </w:pPr>
            <w:r w:rsidRPr="000E15F5">
              <w:rPr>
                <w:bCs/>
                <w:lang w:eastAsia="en-AU"/>
              </w:rPr>
              <w:t>Documentation</w:t>
            </w:r>
          </w:p>
        </w:tc>
        <w:tc>
          <w:tcPr>
            <w:tcW w:w="2360" w:type="dxa"/>
            <w:hideMark/>
          </w:tcPr>
          <w:p w14:paraId="5510C949" w14:textId="77777777" w:rsidR="00A37454" w:rsidRPr="000E15F5" w:rsidRDefault="00A37454" w:rsidP="001012C3">
            <w:pPr>
              <w:spacing w:line="360" w:lineRule="auto"/>
              <w:jc w:val="both"/>
              <w:rPr>
                <w:bCs/>
                <w:lang w:eastAsia="en-AU"/>
              </w:rPr>
            </w:pPr>
            <w:r w:rsidRPr="000E15F5">
              <w:rPr>
                <w:bCs/>
                <w:lang w:eastAsia="en-AU"/>
              </w:rPr>
              <w:t>Microsoft Word</w:t>
            </w:r>
          </w:p>
        </w:tc>
        <w:tc>
          <w:tcPr>
            <w:tcW w:w="2920" w:type="dxa"/>
            <w:hideMark/>
          </w:tcPr>
          <w:p w14:paraId="0006D0DD" w14:textId="77777777" w:rsidR="00A37454" w:rsidRPr="000E15F5" w:rsidRDefault="00A37454" w:rsidP="001012C3">
            <w:pPr>
              <w:spacing w:line="360" w:lineRule="auto"/>
              <w:jc w:val="both"/>
              <w:rPr>
                <w:bCs/>
                <w:lang w:eastAsia="en-AU"/>
              </w:rPr>
            </w:pPr>
            <w:r w:rsidRPr="000E15F5">
              <w:rPr>
                <w:bCs/>
                <w:lang w:eastAsia="en-AU"/>
              </w:rPr>
              <w:t>Office 365</w:t>
            </w:r>
          </w:p>
        </w:tc>
        <w:tc>
          <w:tcPr>
            <w:tcW w:w="5240" w:type="dxa"/>
            <w:hideMark/>
          </w:tcPr>
          <w:p w14:paraId="20874B82" w14:textId="77777777" w:rsidR="00A37454" w:rsidRPr="000E15F5" w:rsidRDefault="00A37454" w:rsidP="001012C3">
            <w:pPr>
              <w:spacing w:line="360" w:lineRule="auto"/>
              <w:jc w:val="both"/>
              <w:rPr>
                <w:bCs/>
                <w:lang w:eastAsia="en-AU"/>
              </w:rPr>
            </w:pPr>
            <w:r w:rsidRPr="00E648B0">
              <w:rPr>
                <w:bCs/>
                <w:lang w:eastAsia="en-AU"/>
              </w:rPr>
              <w:t>Preparing project proposals, requirements specifications, design documents, testing reports, user manuals, and final project documentation would all be great examples of how a person might use these skills</w:t>
            </w:r>
          </w:p>
        </w:tc>
      </w:tr>
      <w:tr w:rsidR="00A37454" w:rsidRPr="000E15F5" w14:paraId="1147B1D4" w14:textId="77777777" w:rsidTr="001012C3">
        <w:trPr>
          <w:trHeight w:val="936"/>
        </w:trPr>
        <w:tc>
          <w:tcPr>
            <w:tcW w:w="2120" w:type="dxa"/>
            <w:hideMark/>
          </w:tcPr>
          <w:p w14:paraId="23197A17" w14:textId="77777777" w:rsidR="00A37454" w:rsidRPr="000E15F5" w:rsidRDefault="00A37454" w:rsidP="001012C3">
            <w:pPr>
              <w:spacing w:line="360" w:lineRule="auto"/>
              <w:jc w:val="both"/>
              <w:rPr>
                <w:bCs/>
                <w:lang w:eastAsia="en-AU"/>
              </w:rPr>
            </w:pPr>
            <w:r w:rsidRPr="000E15F5">
              <w:rPr>
                <w:bCs/>
                <w:lang w:eastAsia="en-AU"/>
              </w:rPr>
              <w:t>Requirements Engineering</w:t>
            </w:r>
          </w:p>
        </w:tc>
        <w:tc>
          <w:tcPr>
            <w:tcW w:w="2360" w:type="dxa"/>
            <w:hideMark/>
          </w:tcPr>
          <w:p w14:paraId="236D98A7" w14:textId="77777777" w:rsidR="00A37454" w:rsidRPr="000E15F5" w:rsidRDefault="00A37454" w:rsidP="001012C3">
            <w:pPr>
              <w:spacing w:line="360" w:lineRule="auto"/>
              <w:jc w:val="both"/>
              <w:rPr>
                <w:bCs/>
                <w:lang w:eastAsia="en-AU"/>
              </w:rPr>
            </w:pPr>
            <w:r w:rsidRPr="000E15F5">
              <w:rPr>
                <w:bCs/>
                <w:lang w:eastAsia="en-AU"/>
              </w:rPr>
              <w:t>Google Docs / Microsoft Word</w:t>
            </w:r>
          </w:p>
        </w:tc>
        <w:tc>
          <w:tcPr>
            <w:tcW w:w="2920" w:type="dxa"/>
            <w:hideMark/>
          </w:tcPr>
          <w:p w14:paraId="3E860AE8" w14:textId="77777777" w:rsidR="00A37454" w:rsidRPr="000E15F5" w:rsidRDefault="00A37454" w:rsidP="001012C3">
            <w:pPr>
              <w:spacing w:line="360" w:lineRule="auto"/>
              <w:jc w:val="both"/>
              <w:rPr>
                <w:bCs/>
                <w:lang w:eastAsia="en-AU"/>
              </w:rPr>
            </w:pPr>
            <w:r w:rsidRPr="000E15F5">
              <w:rPr>
                <w:bCs/>
                <w:lang w:eastAsia="en-AU"/>
              </w:rPr>
              <w:t>Latest</w:t>
            </w:r>
          </w:p>
        </w:tc>
        <w:tc>
          <w:tcPr>
            <w:tcW w:w="5240" w:type="dxa"/>
            <w:hideMark/>
          </w:tcPr>
          <w:p w14:paraId="375D4C5F" w14:textId="77777777" w:rsidR="00A37454" w:rsidRPr="000E15F5" w:rsidRDefault="00A37454" w:rsidP="001012C3">
            <w:pPr>
              <w:spacing w:line="360" w:lineRule="auto"/>
              <w:jc w:val="both"/>
              <w:rPr>
                <w:bCs/>
                <w:lang w:eastAsia="en-AU"/>
              </w:rPr>
            </w:pPr>
            <w:r w:rsidRPr="00D62426">
              <w:rPr>
                <w:bCs/>
                <w:lang w:eastAsia="en-AU"/>
              </w:rPr>
              <w:t xml:space="preserve">One of the tools is designed for </w:t>
            </w:r>
            <w:proofErr w:type="gramStart"/>
            <w:r w:rsidRPr="00D62426">
              <w:rPr>
                <w:bCs/>
                <w:lang w:eastAsia="en-AU"/>
              </w:rPr>
              <w:t>the collaborative</w:t>
            </w:r>
            <w:proofErr w:type="gramEnd"/>
            <w:r w:rsidRPr="00D62426">
              <w:rPr>
                <w:bCs/>
                <w:lang w:eastAsia="en-AU"/>
              </w:rPr>
              <w:t xml:space="preserve"> gathering analysis documentation, and maintenance of both functional and non-functional requirements.</w:t>
            </w:r>
          </w:p>
        </w:tc>
      </w:tr>
      <w:tr w:rsidR="00A37454" w:rsidRPr="000E15F5" w14:paraId="1C1655FB" w14:textId="77777777" w:rsidTr="001012C3">
        <w:trPr>
          <w:trHeight w:val="936"/>
        </w:trPr>
        <w:tc>
          <w:tcPr>
            <w:tcW w:w="2120" w:type="dxa"/>
            <w:hideMark/>
          </w:tcPr>
          <w:p w14:paraId="067DD947" w14:textId="77777777" w:rsidR="00A37454" w:rsidRPr="000E15F5" w:rsidRDefault="00A37454" w:rsidP="001012C3">
            <w:pPr>
              <w:spacing w:line="360" w:lineRule="auto"/>
              <w:jc w:val="both"/>
              <w:rPr>
                <w:bCs/>
                <w:lang w:eastAsia="en-AU"/>
              </w:rPr>
            </w:pPr>
            <w:r w:rsidRPr="000E15F5">
              <w:rPr>
                <w:bCs/>
                <w:lang w:eastAsia="en-AU"/>
              </w:rPr>
              <w:t>System Modelling (UML)</w:t>
            </w:r>
          </w:p>
        </w:tc>
        <w:tc>
          <w:tcPr>
            <w:tcW w:w="2360" w:type="dxa"/>
            <w:hideMark/>
          </w:tcPr>
          <w:p w14:paraId="2505224E" w14:textId="77777777" w:rsidR="00A37454" w:rsidRPr="000E15F5" w:rsidRDefault="00A37454" w:rsidP="001012C3">
            <w:pPr>
              <w:spacing w:line="360" w:lineRule="auto"/>
              <w:jc w:val="both"/>
              <w:rPr>
                <w:bCs/>
                <w:lang w:eastAsia="en-AU"/>
              </w:rPr>
            </w:pPr>
            <w:r w:rsidRPr="000E15F5">
              <w:rPr>
                <w:bCs/>
                <w:lang w:eastAsia="en-AU"/>
              </w:rPr>
              <w:t xml:space="preserve">draw.io / </w:t>
            </w:r>
            <w:proofErr w:type="spellStart"/>
            <w:r w:rsidRPr="000E15F5">
              <w:rPr>
                <w:bCs/>
                <w:lang w:eastAsia="en-AU"/>
              </w:rPr>
              <w:t>Lucidchart</w:t>
            </w:r>
            <w:proofErr w:type="spellEnd"/>
          </w:p>
        </w:tc>
        <w:tc>
          <w:tcPr>
            <w:tcW w:w="2920" w:type="dxa"/>
            <w:hideMark/>
          </w:tcPr>
          <w:p w14:paraId="5101D5F0" w14:textId="77777777" w:rsidR="00A37454" w:rsidRPr="000E15F5" w:rsidRDefault="00A37454" w:rsidP="001012C3">
            <w:pPr>
              <w:spacing w:line="360" w:lineRule="auto"/>
              <w:jc w:val="both"/>
              <w:rPr>
                <w:bCs/>
                <w:lang w:eastAsia="en-AU"/>
              </w:rPr>
            </w:pPr>
            <w:r w:rsidRPr="000E15F5">
              <w:rPr>
                <w:bCs/>
                <w:lang w:eastAsia="en-AU"/>
              </w:rPr>
              <w:t>Latest (Online)</w:t>
            </w:r>
          </w:p>
        </w:tc>
        <w:tc>
          <w:tcPr>
            <w:tcW w:w="5240" w:type="dxa"/>
            <w:hideMark/>
          </w:tcPr>
          <w:p w14:paraId="4E793C97" w14:textId="77777777" w:rsidR="00A37454" w:rsidRPr="000E15F5" w:rsidRDefault="00A37454" w:rsidP="001012C3">
            <w:pPr>
              <w:spacing w:line="360" w:lineRule="auto"/>
              <w:jc w:val="both"/>
              <w:rPr>
                <w:bCs/>
                <w:lang w:eastAsia="en-AU"/>
              </w:rPr>
            </w:pPr>
            <w:r w:rsidRPr="00EA6EAB">
              <w:rPr>
                <w:bCs/>
                <w:lang w:eastAsia="en-AU"/>
              </w:rPr>
              <w:t>Used for designing use case diagrams, deployment diagrams, ER diagrams, system architecture diagrams, and site maps.</w:t>
            </w:r>
          </w:p>
        </w:tc>
      </w:tr>
      <w:tr w:rsidR="00A37454" w:rsidRPr="000E15F5" w14:paraId="2A5F70B6" w14:textId="77777777" w:rsidTr="001012C3">
        <w:trPr>
          <w:trHeight w:val="936"/>
        </w:trPr>
        <w:tc>
          <w:tcPr>
            <w:tcW w:w="2120" w:type="dxa"/>
            <w:hideMark/>
          </w:tcPr>
          <w:p w14:paraId="1FED51F5" w14:textId="77777777" w:rsidR="00A37454" w:rsidRPr="000E15F5" w:rsidRDefault="00A37454" w:rsidP="001012C3">
            <w:pPr>
              <w:spacing w:line="360" w:lineRule="auto"/>
              <w:jc w:val="both"/>
              <w:rPr>
                <w:bCs/>
                <w:lang w:eastAsia="en-AU"/>
              </w:rPr>
            </w:pPr>
            <w:r w:rsidRPr="000E15F5">
              <w:rPr>
                <w:bCs/>
                <w:lang w:eastAsia="en-AU"/>
              </w:rPr>
              <w:t>UI/UX Design</w:t>
            </w:r>
          </w:p>
        </w:tc>
        <w:tc>
          <w:tcPr>
            <w:tcW w:w="2360" w:type="dxa"/>
            <w:hideMark/>
          </w:tcPr>
          <w:p w14:paraId="6E6DDA53" w14:textId="77777777" w:rsidR="00A37454" w:rsidRPr="000E15F5" w:rsidRDefault="00A37454" w:rsidP="001012C3">
            <w:pPr>
              <w:spacing w:line="360" w:lineRule="auto"/>
              <w:jc w:val="both"/>
              <w:rPr>
                <w:bCs/>
                <w:lang w:eastAsia="en-AU"/>
              </w:rPr>
            </w:pPr>
            <w:r w:rsidRPr="000E15F5">
              <w:rPr>
                <w:bCs/>
                <w:lang w:eastAsia="en-AU"/>
              </w:rPr>
              <w:t>Figma</w:t>
            </w:r>
          </w:p>
        </w:tc>
        <w:tc>
          <w:tcPr>
            <w:tcW w:w="2920" w:type="dxa"/>
            <w:hideMark/>
          </w:tcPr>
          <w:p w14:paraId="075D9672" w14:textId="77777777" w:rsidR="00A37454" w:rsidRPr="000E15F5" w:rsidRDefault="00A37454" w:rsidP="001012C3">
            <w:pPr>
              <w:spacing w:line="360" w:lineRule="auto"/>
              <w:jc w:val="both"/>
              <w:rPr>
                <w:bCs/>
                <w:lang w:eastAsia="en-AU"/>
              </w:rPr>
            </w:pPr>
            <w:r w:rsidRPr="000E15F5">
              <w:rPr>
                <w:bCs/>
                <w:lang w:eastAsia="en-AU"/>
              </w:rPr>
              <w:t>Latest (Web)</w:t>
            </w:r>
          </w:p>
        </w:tc>
        <w:tc>
          <w:tcPr>
            <w:tcW w:w="5240" w:type="dxa"/>
            <w:hideMark/>
          </w:tcPr>
          <w:p w14:paraId="2C61434B" w14:textId="77777777" w:rsidR="00A37454" w:rsidRPr="000E15F5" w:rsidRDefault="00A37454" w:rsidP="001012C3">
            <w:pPr>
              <w:spacing w:line="360" w:lineRule="auto"/>
              <w:jc w:val="both"/>
              <w:rPr>
                <w:bCs/>
                <w:lang w:eastAsia="en-AU"/>
              </w:rPr>
            </w:pPr>
            <w:r w:rsidRPr="000E15F5">
              <w:rPr>
                <w:bCs/>
                <w:lang w:eastAsia="en-AU"/>
              </w:rPr>
              <w:t xml:space="preserve">Used to design wireframes, user interface mock-ups, interactive prototypes, and responsive layouts for </w:t>
            </w:r>
            <w:proofErr w:type="spellStart"/>
            <w:r w:rsidRPr="000E15F5">
              <w:rPr>
                <w:bCs/>
                <w:lang w:eastAsia="en-AU"/>
              </w:rPr>
              <w:t>SaveBite</w:t>
            </w:r>
            <w:proofErr w:type="spellEnd"/>
            <w:r w:rsidRPr="000E15F5">
              <w:rPr>
                <w:bCs/>
                <w:lang w:eastAsia="en-AU"/>
              </w:rPr>
              <w:t>.</w:t>
            </w:r>
          </w:p>
        </w:tc>
      </w:tr>
      <w:tr w:rsidR="00A37454" w:rsidRPr="000E15F5" w14:paraId="7B7C2D3E" w14:textId="77777777" w:rsidTr="001012C3">
        <w:trPr>
          <w:trHeight w:val="936"/>
        </w:trPr>
        <w:tc>
          <w:tcPr>
            <w:tcW w:w="2120" w:type="dxa"/>
            <w:hideMark/>
          </w:tcPr>
          <w:p w14:paraId="2A73AF24" w14:textId="77777777" w:rsidR="00A37454" w:rsidRPr="000E15F5" w:rsidRDefault="00A37454" w:rsidP="001012C3">
            <w:pPr>
              <w:spacing w:line="360" w:lineRule="auto"/>
              <w:jc w:val="both"/>
              <w:rPr>
                <w:bCs/>
                <w:lang w:eastAsia="en-AU"/>
              </w:rPr>
            </w:pPr>
            <w:r w:rsidRPr="000E15F5">
              <w:rPr>
                <w:bCs/>
                <w:lang w:eastAsia="en-AU"/>
              </w:rPr>
              <w:t>Project Management</w:t>
            </w:r>
          </w:p>
        </w:tc>
        <w:tc>
          <w:tcPr>
            <w:tcW w:w="2360" w:type="dxa"/>
            <w:hideMark/>
          </w:tcPr>
          <w:p w14:paraId="3312B452" w14:textId="77777777" w:rsidR="00A37454" w:rsidRPr="000E15F5" w:rsidRDefault="00A37454" w:rsidP="001012C3">
            <w:pPr>
              <w:spacing w:line="360" w:lineRule="auto"/>
              <w:jc w:val="both"/>
              <w:rPr>
                <w:bCs/>
                <w:lang w:eastAsia="en-AU"/>
              </w:rPr>
            </w:pPr>
            <w:proofErr w:type="spellStart"/>
            <w:r w:rsidRPr="000E15F5">
              <w:rPr>
                <w:bCs/>
                <w:lang w:eastAsia="en-AU"/>
              </w:rPr>
              <w:t>GanttProject</w:t>
            </w:r>
            <w:proofErr w:type="spellEnd"/>
          </w:p>
        </w:tc>
        <w:tc>
          <w:tcPr>
            <w:tcW w:w="2920" w:type="dxa"/>
            <w:hideMark/>
          </w:tcPr>
          <w:p w14:paraId="6F9C8920" w14:textId="77777777" w:rsidR="00A37454" w:rsidRPr="000E15F5" w:rsidRDefault="00A37454" w:rsidP="001012C3">
            <w:pPr>
              <w:spacing w:line="360" w:lineRule="auto"/>
              <w:jc w:val="both"/>
              <w:rPr>
                <w:bCs/>
                <w:lang w:eastAsia="en-AU"/>
              </w:rPr>
            </w:pPr>
            <w:r w:rsidRPr="000E15F5">
              <w:rPr>
                <w:bCs/>
                <w:lang w:eastAsia="en-AU"/>
              </w:rPr>
              <w:t>3.x</w:t>
            </w:r>
          </w:p>
        </w:tc>
        <w:tc>
          <w:tcPr>
            <w:tcW w:w="5240" w:type="dxa"/>
            <w:hideMark/>
          </w:tcPr>
          <w:p w14:paraId="63457A92" w14:textId="77777777" w:rsidR="00A37454" w:rsidRPr="000E15F5" w:rsidRDefault="00A37454" w:rsidP="001012C3">
            <w:pPr>
              <w:spacing w:line="360" w:lineRule="auto"/>
              <w:jc w:val="both"/>
              <w:rPr>
                <w:bCs/>
                <w:lang w:eastAsia="en-AU"/>
              </w:rPr>
            </w:pPr>
            <w:r w:rsidRPr="000E15F5">
              <w:rPr>
                <w:bCs/>
                <w:lang w:eastAsia="en-AU"/>
              </w:rPr>
              <w:t>Used for Work Breakdown Structure (WBS), project scheduling, milestone tracking, resource allocation, and Gantt chart generation.</w:t>
            </w:r>
          </w:p>
        </w:tc>
      </w:tr>
      <w:tr w:rsidR="00A37454" w:rsidRPr="000E15F5" w14:paraId="5DC66508" w14:textId="77777777" w:rsidTr="001012C3">
        <w:trPr>
          <w:trHeight w:val="936"/>
        </w:trPr>
        <w:tc>
          <w:tcPr>
            <w:tcW w:w="2120" w:type="dxa"/>
            <w:hideMark/>
          </w:tcPr>
          <w:p w14:paraId="65E0AD8A" w14:textId="77777777" w:rsidR="00A37454" w:rsidRPr="000E15F5" w:rsidRDefault="00A37454" w:rsidP="001012C3">
            <w:pPr>
              <w:spacing w:line="360" w:lineRule="auto"/>
              <w:jc w:val="both"/>
              <w:rPr>
                <w:bCs/>
                <w:lang w:eastAsia="en-AU"/>
              </w:rPr>
            </w:pPr>
            <w:r w:rsidRPr="000E15F5">
              <w:rPr>
                <w:bCs/>
                <w:lang w:eastAsia="en-AU"/>
              </w:rPr>
              <w:t>Collaboration &amp; Version Control</w:t>
            </w:r>
          </w:p>
        </w:tc>
        <w:tc>
          <w:tcPr>
            <w:tcW w:w="2360" w:type="dxa"/>
            <w:hideMark/>
          </w:tcPr>
          <w:p w14:paraId="776E7772" w14:textId="77777777" w:rsidR="00A37454" w:rsidRPr="000E15F5" w:rsidRDefault="00A37454" w:rsidP="001012C3">
            <w:pPr>
              <w:spacing w:line="360" w:lineRule="auto"/>
              <w:jc w:val="both"/>
              <w:rPr>
                <w:bCs/>
                <w:lang w:eastAsia="en-AU"/>
              </w:rPr>
            </w:pPr>
            <w:r w:rsidRPr="000E15F5">
              <w:rPr>
                <w:bCs/>
                <w:lang w:eastAsia="en-AU"/>
              </w:rPr>
              <w:t>GitHub</w:t>
            </w:r>
          </w:p>
        </w:tc>
        <w:tc>
          <w:tcPr>
            <w:tcW w:w="2920" w:type="dxa"/>
            <w:hideMark/>
          </w:tcPr>
          <w:p w14:paraId="63E95B54" w14:textId="77777777" w:rsidR="00A37454" w:rsidRPr="000E15F5" w:rsidRDefault="00A37454" w:rsidP="001012C3">
            <w:pPr>
              <w:spacing w:line="360" w:lineRule="auto"/>
              <w:jc w:val="both"/>
              <w:rPr>
                <w:bCs/>
                <w:lang w:eastAsia="en-AU"/>
              </w:rPr>
            </w:pPr>
            <w:r w:rsidRPr="000E15F5">
              <w:rPr>
                <w:bCs/>
                <w:lang w:eastAsia="en-AU"/>
              </w:rPr>
              <w:t>Latest</w:t>
            </w:r>
          </w:p>
        </w:tc>
        <w:tc>
          <w:tcPr>
            <w:tcW w:w="5240" w:type="dxa"/>
            <w:hideMark/>
          </w:tcPr>
          <w:p w14:paraId="0A619CBB" w14:textId="77777777" w:rsidR="00A37454" w:rsidRPr="000E15F5" w:rsidRDefault="00A37454" w:rsidP="001012C3">
            <w:pPr>
              <w:spacing w:line="360" w:lineRule="auto"/>
              <w:jc w:val="both"/>
              <w:rPr>
                <w:bCs/>
                <w:lang w:eastAsia="en-AU"/>
              </w:rPr>
            </w:pPr>
            <w:r w:rsidRPr="000E15F5">
              <w:rPr>
                <w:bCs/>
                <w:lang w:eastAsia="en-AU"/>
              </w:rPr>
              <w:t>Used for source code management, version control, branch management, issue tracking, pull requests, and team collaboration.</w:t>
            </w:r>
          </w:p>
        </w:tc>
      </w:tr>
      <w:tr w:rsidR="00A37454" w:rsidRPr="000E15F5" w14:paraId="0CE2848E" w14:textId="77777777" w:rsidTr="001012C3">
        <w:trPr>
          <w:trHeight w:val="936"/>
        </w:trPr>
        <w:tc>
          <w:tcPr>
            <w:tcW w:w="2120" w:type="dxa"/>
            <w:hideMark/>
          </w:tcPr>
          <w:p w14:paraId="1F1EDF77" w14:textId="77777777" w:rsidR="00A37454" w:rsidRPr="000E15F5" w:rsidRDefault="00A37454" w:rsidP="001012C3">
            <w:pPr>
              <w:spacing w:line="360" w:lineRule="auto"/>
              <w:jc w:val="both"/>
              <w:rPr>
                <w:bCs/>
                <w:lang w:eastAsia="en-AU"/>
              </w:rPr>
            </w:pPr>
            <w:r w:rsidRPr="000E15F5">
              <w:rPr>
                <w:bCs/>
                <w:lang w:eastAsia="en-AU"/>
              </w:rPr>
              <w:t>Integrated Development Environment (IDE)</w:t>
            </w:r>
          </w:p>
        </w:tc>
        <w:tc>
          <w:tcPr>
            <w:tcW w:w="2360" w:type="dxa"/>
            <w:hideMark/>
          </w:tcPr>
          <w:p w14:paraId="7E6F9FDC" w14:textId="77777777" w:rsidR="00A37454" w:rsidRPr="000E15F5" w:rsidRDefault="00A37454" w:rsidP="001012C3">
            <w:pPr>
              <w:spacing w:line="360" w:lineRule="auto"/>
              <w:jc w:val="both"/>
              <w:rPr>
                <w:bCs/>
                <w:lang w:eastAsia="en-AU"/>
              </w:rPr>
            </w:pPr>
            <w:r w:rsidRPr="000E15F5">
              <w:rPr>
                <w:bCs/>
                <w:lang w:eastAsia="en-AU"/>
              </w:rPr>
              <w:t>Visual Studio Code</w:t>
            </w:r>
          </w:p>
        </w:tc>
        <w:tc>
          <w:tcPr>
            <w:tcW w:w="2920" w:type="dxa"/>
            <w:hideMark/>
          </w:tcPr>
          <w:p w14:paraId="1B54ADA4" w14:textId="77777777" w:rsidR="00A37454" w:rsidRPr="000E15F5" w:rsidRDefault="00A37454" w:rsidP="001012C3">
            <w:pPr>
              <w:spacing w:line="360" w:lineRule="auto"/>
              <w:jc w:val="both"/>
              <w:rPr>
                <w:bCs/>
                <w:lang w:eastAsia="en-AU"/>
              </w:rPr>
            </w:pPr>
            <w:r w:rsidRPr="000E15F5">
              <w:rPr>
                <w:bCs/>
                <w:lang w:eastAsia="en-AU"/>
              </w:rPr>
              <w:t>Latest</w:t>
            </w:r>
          </w:p>
        </w:tc>
        <w:tc>
          <w:tcPr>
            <w:tcW w:w="5240" w:type="dxa"/>
            <w:hideMark/>
          </w:tcPr>
          <w:p w14:paraId="1A9623A7" w14:textId="77777777" w:rsidR="00A37454" w:rsidRPr="000E15F5" w:rsidRDefault="00A37454" w:rsidP="001012C3">
            <w:pPr>
              <w:spacing w:line="360" w:lineRule="auto"/>
              <w:jc w:val="both"/>
              <w:rPr>
                <w:bCs/>
                <w:lang w:eastAsia="en-AU"/>
              </w:rPr>
            </w:pPr>
            <w:r w:rsidRPr="000E15F5">
              <w:rPr>
                <w:bCs/>
                <w:lang w:eastAsia="en-AU"/>
              </w:rPr>
              <w:t>Primary development environment for frontend and backend implementation.</w:t>
            </w:r>
          </w:p>
        </w:tc>
      </w:tr>
      <w:tr w:rsidR="00A37454" w:rsidRPr="000E15F5" w14:paraId="21B19107" w14:textId="77777777" w:rsidTr="001012C3">
        <w:trPr>
          <w:trHeight w:val="936"/>
        </w:trPr>
        <w:tc>
          <w:tcPr>
            <w:tcW w:w="2120" w:type="dxa"/>
            <w:hideMark/>
          </w:tcPr>
          <w:p w14:paraId="6903E89E" w14:textId="77777777" w:rsidR="00A37454" w:rsidRPr="000E15F5" w:rsidRDefault="00A37454" w:rsidP="001012C3">
            <w:pPr>
              <w:spacing w:line="360" w:lineRule="auto"/>
              <w:jc w:val="both"/>
              <w:rPr>
                <w:bCs/>
                <w:lang w:eastAsia="en-AU"/>
              </w:rPr>
            </w:pPr>
            <w:r w:rsidRPr="000E15F5">
              <w:rPr>
                <w:bCs/>
                <w:lang w:eastAsia="en-AU"/>
              </w:rPr>
              <w:t>Programming Languages</w:t>
            </w:r>
          </w:p>
        </w:tc>
        <w:tc>
          <w:tcPr>
            <w:tcW w:w="2360" w:type="dxa"/>
            <w:hideMark/>
          </w:tcPr>
          <w:p w14:paraId="55FFD59B" w14:textId="77777777" w:rsidR="00A37454" w:rsidRPr="000E15F5" w:rsidRDefault="00A37454" w:rsidP="001012C3">
            <w:pPr>
              <w:spacing w:line="360" w:lineRule="auto"/>
              <w:jc w:val="both"/>
              <w:rPr>
                <w:bCs/>
                <w:lang w:eastAsia="en-AU"/>
              </w:rPr>
            </w:pPr>
            <w:r w:rsidRPr="000E15F5">
              <w:rPr>
                <w:bCs/>
                <w:lang w:eastAsia="en-AU"/>
              </w:rPr>
              <w:t>JavaScript (ES2023), HTML5, CSS3</w:t>
            </w:r>
          </w:p>
        </w:tc>
        <w:tc>
          <w:tcPr>
            <w:tcW w:w="2920" w:type="dxa"/>
            <w:hideMark/>
          </w:tcPr>
          <w:p w14:paraId="52B27DD7" w14:textId="77777777" w:rsidR="00A37454" w:rsidRPr="000E15F5" w:rsidRDefault="00A37454" w:rsidP="001012C3">
            <w:pPr>
              <w:spacing w:line="360" w:lineRule="auto"/>
              <w:jc w:val="both"/>
              <w:rPr>
                <w:bCs/>
                <w:lang w:eastAsia="en-AU"/>
              </w:rPr>
            </w:pPr>
            <w:r w:rsidRPr="000E15F5">
              <w:rPr>
                <w:bCs/>
                <w:lang w:eastAsia="en-AU"/>
              </w:rPr>
              <w:t>Latest</w:t>
            </w:r>
          </w:p>
        </w:tc>
        <w:tc>
          <w:tcPr>
            <w:tcW w:w="5240" w:type="dxa"/>
            <w:hideMark/>
          </w:tcPr>
          <w:p w14:paraId="2492757A" w14:textId="77777777" w:rsidR="00A37454" w:rsidRPr="000E15F5" w:rsidRDefault="00A37454" w:rsidP="001012C3">
            <w:pPr>
              <w:spacing w:line="360" w:lineRule="auto"/>
              <w:jc w:val="both"/>
              <w:rPr>
                <w:bCs/>
                <w:lang w:eastAsia="en-AU"/>
              </w:rPr>
            </w:pPr>
            <w:r w:rsidRPr="000E15F5">
              <w:rPr>
                <w:bCs/>
                <w:lang w:eastAsia="en-AU"/>
              </w:rPr>
              <w:t>Core technologies used for developing web applications, including user interfaces and application logic.</w:t>
            </w:r>
          </w:p>
        </w:tc>
      </w:tr>
      <w:tr w:rsidR="00A37454" w:rsidRPr="000E15F5" w14:paraId="60D4DE9A" w14:textId="77777777" w:rsidTr="001012C3">
        <w:trPr>
          <w:trHeight w:val="936"/>
        </w:trPr>
        <w:tc>
          <w:tcPr>
            <w:tcW w:w="2120" w:type="dxa"/>
            <w:hideMark/>
          </w:tcPr>
          <w:p w14:paraId="34158CDD" w14:textId="77777777" w:rsidR="00A37454" w:rsidRPr="000E15F5" w:rsidRDefault="00A37454" w:rsidP="001012C3">
            <w:pPr>
              <w:spacing w:line="360" w:lineRule="auto"/>
              <w:jc w:val="both"/>
              <w:rPr>
                <w:bCs/>
                <w:lang w:eastAsia="en-AU"/>
              </w:rPr>
            </w:pPr>
            <w:r w:rsidRPr="000E15F5">
              <w:rPr>
                <w:bCs/>
                <w:lang w:eastAsia="en-AU"/>
              </w:rPr>
              <w:t>Frontend Framework</w:t>
            </w:r>
          </w:p>
        </w:tc>
        <w:tc>
          <w:tcPr>
            <w:tcW w:w="2360" w:type="dxa"/>
            <w:hideMark/>
          </w:tcPr>
          <w:p w14:paraId="39C9D387" w14:textId="77777777" w:rsidR="00A37454" w:rsidRPr="000E15F5" w:rsidRDefault="00A37454" w:rsidP="001012C3">
            <w:pPr>
              <w:spacing w:line="360" w:lineRule="auto"/>
              <w:jc w:val="both"/>
              <w:rPr>
                <w:bCs/>
                <w:lang w:eastAsia="en-AU"/>
              </w:rPr>
            </w:pPr>
            <w:r w:rsidRPr="000E15F5">
              <w:rPr>
                <w:bCs/>
                <w:lang w:eastAsia="en-AU"/>
              </w:rPr>
              <w:t>React.js</w:t>
            </w:r>
          </w:p>
        </w:tc>
        <w:tc>
          <w:tcPr>
            <w:tcW w:w="2920" w:type="dxa"/>
            <w:hideMark/>
          </w:tcPr>
          <w:p w14:paraId="0EC4A256" w14:textId="77777777" w:rsidR="00A37454" w:rsidRPr="000E15F5" w:rsidRDefault="00A37454" w:rsidP="001012C3">
            <w:pPr>
              <w:spacing w:line="360" w:lineRule="auto"/>
              <w:jc w:val="both"/>
              <w:rPr>
                <w:bCs/>
                <w:lang w:eastAsia="en-AU"/>
              </w:rPr>
            </w:pPr>
            <w:r w:rsidRPr="000E15F5">
              <w:rPr>
                <w:bCs/>
                <w:lang w:eastAsia="en-AU"/>
              </w:rPr>
              <w:t>18.x</w:t>
            </w:r>
          </w:p>
        </w:tc>
        <w:tc>
          <w:tcPr>
            <w:tcW w:w="5240" w:type="dxa"/>
            <w:hideMark/>
          </w:tcPr>
          <w:p w14:paraId="28946AE0" w14:textId="77777777" w:rsidR="00A37454" w:rsidRPr="000E15F5" w:rsidRDefault="00A37454" w:rsidP="001012C3">
            <w:pPr>
              <w:spacing w:line="360" w:lineRule="auto"/>
              <w:jc w:val="both"/>
              <w:rPr>
                <w:bCs/>
                <w:lang w:eastAsia="en-AU"/>
              </w:rPr>
            </w:pPr>
            <w:r w:rsidRPr="000E15F5">
              <w:rPr>
                <w:bCs/>
                <w:lang w:eastAsia="en-AU"/>
              </w:rPr>
              <w:t>Used for developing dynamic, responsive, and reusable user interface components using React Hooks and state management.</w:t>
            </w:r>
          </w:p>
        </w:tc>
      </w:tr>
      <w:tr w:rsidR="00A37454" w:rsidRPr="000E15F5" w14:paraId="6D2CFE2A" w14:textId="77777777" w:rsidTr="001012C3">
        <w:trPr>
          <w:trHeight w:val="936"/>
        </w:trPr>
        <w:tc>
          <w:tcPr>
            <w:tcW w:w="2120" w:type="dxa"/>
            <w:hideMark/>
          </w:tcPr>
          <w:p w14:paraId="616CA1DE" w14:textId="77777777" w:rsidR="00A37454" w:rsidRPr="000E15F5" w:rsidRDefault="00A37454" w:rsidP="001012C3">
            <w:pPr>
              <w:spacing w:line="360" w:lineRule="auto"/>
              <w:jc w:val="both"/>
              <w:rPr>
                <w:bCs/>
                <w:lang w:eastAsia="en-AU"/>
              </w:rPr>
            </w:pPr>
            <w:r w:rsidRPr="000E15F5">
              <w:rPr>
                <w:bCs/>
                <w:lang w:eastAsia="en-AU"/>
              </w:rPr>
              <w:t>Backend Framework</w:t>
            </w:r>
          </w:p>
        </w:tc>
        <w:tc>
          <w:tcPr>
            <w:tcW w:w="2360" w:type="dxa"/>
            <w:hideMark/>
          </w:tcPr>
          <w:p w14:paraId="1F8ABF61" w14:textId="77777777" w:rsidR="00A37454" w:rsidRPr="000E15F5" w:rsidRDefault="00A37454" w:rsidP="001012C3">
            <w:pPr>
              <w:spacing w:line="360" w:lineRule="auto"/>
              <w:jc w:val="both"/>
              <w:rPr>
                <w:bCs/>
                <w:lang w:eastAsia="en-AU"/>
              </w:rPr>
            </w:pPr>
            <w:r w:rsidRPr="000E15F5">
              <w:rPr>
                <w:bCs/>
                <w:lang w:eastAsia="en-AU"/>
              </w:rPr>
              <w:t>Node.js + Express.js</w:t>
            </w:r>
          </w:p>
        </w:tc>
        <w:tc>
          <w:tcPr>
            <w:tcW w:w="2920" w:type="dxa"/>
            <w:hideMark/>
          </w:tcPr>
          <w:p w14:paraId="28DCBE23" w14:textId="77777777" w:rsidR="00A37454" w:rsidRPr="000E15F5" w:rsidRDefault="00A37454" w:rsidP="001012C3">
            <w:pPr>
              <w:spacing w:line="360" w:lineRule="auto"/>
              <w:jc w:val="both"/>
              <w:rPr>
                <w:bCs/>
                <w:lang w:eastAsia="en-AU"/>
              </w:rPr>
            </w:pPr>
            <w:r w:rsidRPr="000E15F5">
              <w:rPr>
                <w:bCs/>
                <w:lang w:eastAsia="en-AU"/>
              </w:rPr>
              <w:t>Node 20.x / Express 4.x</w:t>
            </w:r>
          </w:p>
        </w:tc>
        <w:tc>
          <w:tcPr>
            <w:tcW w:w="5240" w:type="dxa"/>
            <w:hideMark/>
          </w:tcPr>
          <w:p w14:paraId="37770CA6" w14:textId="77777777" w:rsidR="00A37454" w:rsidRPr="000E15F5" w:rsidRDefault="00A37454" w:rsidP="001012C3">
            <w:pPr>
              <w:spacing w:line="360" w:lineRule="auto"/>
              <w:jc w:val="both"/>
              <w:rPr>
                <w:bCs/>
                <w:lang w:eastAsia="en-AU"/>
              </w:rPr>
            </w:pPr>
            <w:r w:rsidRPr="000E15F5">
              <w:rPr>
                <w:bCs/>
                <w:lang w:eastAsia="en-AU"/>
              </w:rPr>
              <w:t>Used to implement RESTful APIs, business logic, authentication, request handling, and server-side processing.</w:t>
            </w:r>
          </w:p>
        </w:tc>
      </w:tr>
      <w:tr w:rsidR="00A37454" w:rsidRPr="000E15F5" w14:paraId="738E097E" w14:textId="77777777" w:rsidTr="001012C3">
        <w:trPr>
          <w:trHeight w:val="936"/>
        </w:trPr>
        <w:tc>
          <w:tcPr>
            <w:tcW w:w="2120" w:type="dxa"/>
            <w:hideMark/>
          </w:tcPr>
          <w:p w14:paraId="721F847F" w14:textId="77777777" w:rsidR="00A37454" w:rsidRPr="000E15F5" w:rsidRDefault="00A37454" w:rsidP="001012C3">
            <w:pPr>
              <w:spacing w:line="360" w:lineRule="auto"/>
              <w:jc w:val="both"/>
              <w:rPr>
                <w:bCs/>
                <w:lang w:eastAsia="en-AU"/>
              </w:rPr>
            </w:pPr>
            <w:r w:rsidRPr="000E15F5">
              <w:rPr>
                <w:bCs/>
                <w:lang w:eastAsia="en-AU"/>
              </w:rPr>
              <w:t>Database Management System</w:t>
            </w:r>
          </w:p>
        </w:tc>
        <w:tc>
          <w:tcPr>
            <w:tcW w:w="2360" w:type="dxa"/>
            <w:hideMark/>
          </w:tcPr>
          <w:p w14:paraId="3E2AE410" w14:textId="77777777" w:rsidR="00A37454" w:rsidRPr="000E15F5" w:rsidRDefault="00A37454" w:rsidP="001012C3">
            <w:pPr>
              <w:spacing w:line="360" w:lineRule="auto"/>
              <w:jc w:val="both"/>
              <w:rPr>
                <w:bCs/>
                <w:lang w:eastAsia="en-AU"/>
              </w:rPr>
            </w:pPr>
            <w:r w:rsidRPr="000E15F5">
              <w:rPr>
                <w:bCs/>
                <w:lang w:eastAsia="en-AU"/>
              </w:rPr>
              <w:t>MySQL</w:t>
            </w:r>
          </w:p>
        </w:tc>
        <w:tc>
          <w:tcPr>
            <w:tcW w:w="2920" w:type="dxa"/>
            <w:hideMark/>
          </w:tcPr>
          <w:p w14:paraId="0E7C1142" w14:textId="77777777" w:rsidR="00A37454" w:rsidRPr="000E15F5" w:rsidRDefault="00A37454" w:rsidP="001012C3">
            <w:pPr>
              <w:spacing w:line="360" w:lineRule="auto"/>
              <w:jc w:val="both"/>
              <w:rPr>
                <w:bCs/>
                <w:lang w:eastAsia="en-AU"/>
              </w:rPr>
            </w:pPr>
            <w:r w:rsidRPr="000E15F5">
              <w:rPr>
                <w:bCs/>
                <w:lang w:eastAsia="en-AU"/>
              </w:rPr>
              <w:t>8.x</w:t>
            </w:r>
          </w:p>
        </w:tc>
        <w:tc>
          <w:tcPr>
            <w:tcW w:w="5240" w:type="dxa"/>
            <w:hideMark/>
          </w:tcPr>
          <w:p w14:paraId="48AEC37A" w14:textId="77777777" w:rsidR="00A37454" w:rsidRPr="000E15F5" w:rsidRDefault="00A37454" w:rsidP="001012C3">
            <w:pPr>
              <w:spacing w:line="360" w:lineRule="auto"/>
              <w:jc w:val="both"/>
              <w:rPr>
                <w:bCs/>
                <w:lang w:eastAsia="en-AU"/>
              </w:rPr>
            </w:pPr>
            <w:r w:rsidRPr="000E15F5">
              <w:rPr>
                <w:bCs/>
                <w:lang w:eastAsia="en-AU"/>
              </w:rPr>
              <w:t>Relational database used to store user accounts, food inventory, donations, meal plans, notifications, and transaction records.</w:t>
            </w:r>
          </w:p>
        </w:tc>
      </w:tr>
      <w:tr w:rsidR="00A37454" w:rsidRPr="000E15F5" w14:paraId="04BE7550" w14:textId="77777777" w:rsidTr="001012C3">
        <w:trPr>
          <w:trHeight w:val="624"/>
        </w:trPr>
        <w:tc>
          <w:tcPr>
            <w:tcW w:w="2120" w:type="dxa"/>
            <w:hideMark/>
          </w:tcPr>
          <w:p w14:paraId="2B0F0F60" w14:textId="77777777" w:rsidR="00A37454" w:rsidRPr="000E15F5" w:rsidRDefault="00A37454" w:rsidP="001012C3">
            <w:pPr>
              <w:spacing w:line="360" w:lineRule="auto"/>
              <w:jc w:val="both"/>
              <w:rPr>
                <w:bCs/>
                <w:lang w:eastAsia="en-AU"/>
              </w:rPr>
            </w:pPr>
            <w:r w:rsidRPr="000E15F5">
              <w:rPr>
                <w:bCs/>
                <w:lang w:eastAsia="en-AU"/>
              </w:rPr>
              <w:t>Database Administration Tool</w:t>
            </w:r>
          </w:p>
        </w:tc>
        <w:tc>
          <w:tcPr>
            <w:tcW w:w="2360" w:type="dxa"/>
            <w:hideMark/>
          </w:tcPr>
          <w:p w14:paraId="7BCD9F3A" w14:textId="77777777" w:rsidR="00A37454" w:rsidRPr="000E15F5" w:rsidRDefault="00A37454" w:rsidP="001012C3">
            <w:pPr>
              <w:spacing w:line="360" w:lineRule="auto"/>
              <w:jc w:val="both"/>
              <w:rPr>
                <w:bCs/>
                <w:lang w:eastAsia="en-AU"/>
              </w:rPr>
            </w:pPr>
            <w:r w:rsidRPr="000E15F5">
              <w:rPr>
                <w:bCs/>
                <w:lang w:eastAsia="en-AU"/>
              </w:rPr>
              <w:t>MySQL Workbench</w:t>
            </w:r>
          </w:p>
        </w:tc>
        <w:tc>
          <w:tcPr>
            <w:tcW w:w="2920" w:type="dxa"/>
            <w:hideMark/>
          </w:tcPr>
          <w:p w14:paraId="1A626D9B" w14:textId="77777777" w:rsidR="00A37454" w:rsidRPr="000E15F5" w:rsidRDefault="00A37454" w:rsidP="001012C3">
            <w:pPr>
              <w:spacing w:line="360" w:lineRule="auto"/>
              <w:jc w:val="both"/>
              <w:rPr>
                <w:bCs/>
                <w:lang w:eastAsia="en-AU"/>
              </w:rPr>
            </w:pPr>
            <w:r w:rsidRPr="000E15F5">
              <w:rPr>
                <w:bCs/>
                <w:lang w:eastAsia="en-AU"/>
              </w:rPr>
              <w:t>8.x</w:t>
            </w:r>
          </w:p>
        </w:tc>
        <w:tc>
          <w:tcPr>
            <w:tcW w:w="5240" w:type="dxa"/>
            <w:hideMark/>
          </w:tcPr>
          <w:p w14:paraId="4D139EC3" w14:textId="77777777" w:rsidR="00A37454" w:rsidRPr="000E15F5" w:rsidRDefault="00A37454" w:rsidP="001012C3">
            <w:pPr>
              <w:spacing w:line="360" w:lineRule="auto"/>
              <w:jc w:val="both"/>
              <w:rPr>
                <w:bCs/>
                <w:lang w:eastAsia="en-AU"/>
              </w:rPr>
            </w:pPr>
            <w:r w:rsidRPr="000E15F5">
              <w:rPr>
                <w:bCs/>
                <w:lang w:eastAsia="en-AU"/>
              </w:rPr>
              <w:t>Used for database modelling, schema creation, query execution, and database administration.</w:t>
            </w:r>
          </w:p>
        </w:tc>
      </w:tr>
      <w:tr w:rsidR="00A37454" w:rsidRPr="000E15F5" w14:paraId="1C9BB34E" w14:textId="77777777" w:rsidTr="001012C3">
        <w:trPr>
          <w:trHeight w:val="624"/>
        </w:trPr>
        <w:tc>
          <w:tcPr>
            <w:tcW w:w="2120" w:type="dxa"/>
            <w:hideMark/>
          </w:tcPr>
          <w:p w14:paraId="19A722B5" w14:textId="77777777" w:rsidR="00A37454" w:rsidRPr="000E15F5" w:rsidRDefault="00A37454" w:rsidP="001012C3">
            <w:pPr>
              <w:spacing w:line="360" w:lineRule="auto"/>
              <w:jc w:val="both"/>
              <w:rPr>
                <w:bCs/>
                <w:lang w:eastAsia="en-AU"/>
              </w:rPr>
            </w:pPr>
            <w:r w:rsidRPr="000E15F5">
              <w:rPr>
                <w:bCs/>
                <w:lang w:eastAsia="en-AU"/>
              </w:rPr>
              <w:t>CSS Framework</w:t>
            </w:r>
          </w:p>
        </w:tc>
        <w:tc>
          <w:tcPr>
            <w:tcW w:w="2360" w:type="dxa"/>
            <w:hideMark/>
          </w:tcPr>
          <w:p w14:paraId="3BEB2669" w14:textId="77777777" w:rsidR="00A37454" w:rsidRPr="000E15F5" w:rsidRDefault="00A37454" w:rsidP="001012C3">
            <w:pPr>
              <w:spacing w:line="360" w:lineRule="auto"/>
              <w:jc w:val="both"/>
              <w:rPr>
                <w:bCs/>
                <w:lang w:eastAsia="en-AU"/>
              </w:rPr>
            </w:pPr>
            <w:r w:rsidRPr="000E15F5">
              <w:rPr>
                <w:bCs/>
                <w:lang w:eastAsia="en-AU"/>
              </w:rPr>
              <w:t>Tailwind CSS</w:t>
            </w:r>
          </w:p>
        </w:tc>
        <w:tc>
          <w:tcPr>
            <w:tcW w:w="2920" w:type="dxa"/>
            <w:hideMark/>
          </w:tcPr>
          <w:p w14:paraId="472D6DE0" w14:textId="77777777" w:rsidR="00A37454" w:rsidRPr="000E15F5" w:rsidRDefault="00A37454" w:rsidP="001012C3">
            <w:pPr>
              <w:spacing w:line="360" w:lineRule="auto"/>
              <w:jc w:val="both"/>
              <w:rPr>
                <w:bCs/>
                <w:lang w:eastAsia="en-AU"/>
              </w:rPr>
            </w:pPr>
            <w:r w:rsidRPr="000E15F5">
              <w:rPr>
                <w:bCs/>
                <w:lang w:eastAsia="en-AU"/>
              </w:rPr>
              <w:t>3.x</w:t>
            </w:r>
          </w:p>
        </w:tc>
        <w:tc>
          <w:tcPr>
            <w:tcW w:w="5240" w:type="dxa"/>
            <w:hideMark/>
          </w:tcPr>
          <w:p w14:paraId="34DCFB26" w14:textId="77777777" w:rsidR="00A37454" w:rsidRPr="000E15F5" w:rsidRDefault="00A37454" w:rsidP="001012C3">
            <w:pPr>
              <w:spacing w:line="360" w:lineRule="auto"/>
              <w:jc w:val="both"/>
              <w:rPr>
                <w:bCs/>
                <w:lang w:eastAsia="en-AU"/>
              </w:rPr>
            </w:pPr>
            <w:r w:rsidRPr="000E15F5">
              <w:rPr>
                <w:bCs/>
                <w:lang w:eastAsia="en-AU"/>
              </w:rPr>
              <w:t>Utility-first CSS framework used to create a consistent, responsive, and modern user interface.</w:t>
            </w:r>
          </w:p>
        </w:tc>
      </w:tr>
      <w:tr w:rsidR="00A37454" w:rsidRPr="000E15F5" w14:paraId="40994EED" w14:textId="77777777" w:rsidTr="001012C3">
        <w:trPr>
          <w:trHeight w:val="624"/>
        </w:trPr>
        <w:tc>
          <w:tcPr>
            <w:tcW w:w="2120" w:type="dxa"/>
            <w:hideMark/>
          </w:tcPr>
          <w:p w14:paraId="1C3A6A4A" w14:textId="77777777" w:rsidR="00A37454" w:rsidRPr="000E15F5" w:rsidRDefault="00A37454" w:rsidP="001012C3">
            <w:pPr>
              <w:spacing w:line="360" w:lineRule="auto"/>
              <w:jc w:val="both"/>
              <w:rPr>
                <w:bCs/>
                <w:lang w:eastAsia="en-AU"/>
              </w:rPr>
            </w:pPr>
            <w:r w:rsidRPr="000E15F5">
              <w:rPr>
                <w:bCs/>
                <w:lang w:eastAsia="en-AU"/>
              </w:rPr>
              <w:t>Unit Testing</w:t>
            </w:r>
          </w:p>
        </w:tc>
        <w:tc>
          <w:tcPr>
            <w:tcW w:w="2360" w:type="dxa"/>
            <w:hideMark/>
          </w:tcPr>
          <w:p w14:paraId="080C6025" w14:textId="77777777" w:rsidR="00A37454" w:rsidRPr="000E15F5" w:rsidRDefault="00A37454" w:rsidP="001012C3">
            <w:pPr>
              <w:spacing w:line="360" w:lineRule="auto"/>
              <w:jc w:val="both"/>
              <w:rPr>
                <w:bCs/>
                <w:lang w:eastAsia="en-AU"/>
              </w:rPr>
            </w:pPr>
            <w:r w:rsidRPr="000E15F5">
              <w:rPr>
                <w:bCs/>
                <w:lang w:eastAsia="en-AU"/>
              </w:rPr>
              <w:t>Jest</w:t>
            </w:r>
          </w:p>
        </w:tc>
        <w:tc>
          <w:tcPr>
            <w:tcW w:w="2920" w:type="dxa"/>
            <w:hideMark/>
          </w:tcPr>
          <w:p w14:paraId="5DD114F3" w14:textId="77777777" w:rsidR="00A37454" w:rsidRPr="000E15F5" w:rsidRDefault="00A37454" w:rsidP="001012C3">
            <w:pPr>
              <w:spacing w:line="360" w:lineRule="auto"/>
              <w:jc w:val="both"/>
              <w:rPr>
                <w:bCs/>
                <w:lang w:eastAsia="en-AU"/>
              </w:rPr>
            </w:pPr>
            <w:r w:rsidRPr="000E15F5">
              <w:rPr>
                <w:bCs/>
                <w:lang w:eastAsia="en-AU"/>
              </w:rPr>
              <w:t>Latest</w:t>
            </w:r>
          </w:p>
        </w:tc>
        <w:tc>
          <w:tcPr>
            <w:tcW w:w="5240" w:type="dxa"/>
            <w:hideMark/>
          </w:tcPr>
          <w:p w14:paraId="391DA03E" w14:textId="77777777" w:rsidR="00A37454" w:rsidRPr="000E15F5" w:rsidRDefault="00A37454" w:rsidP="001012C3">
            <w:pPr>
              <w:spacing w:line="360" w:lineRule="auto"/>
              <w:jc w:val="both"/>
              <w:rPr>
                <w:bCs/>
                <w:lang w:eastAsia="en-AU"/>
              </w:rPr>
            </w:pPr>
            <w:r w:rsidRPr="000E15F5">
              <w:rPr>
                <w:bCs/>
                <w:lang w:eastAsia="en-AU"/>
              </w:rPr>
              <w:t>Automated testing framework used for validating frontend components and backend business logic.</w:t>
            </w:r>
          </w:p>
        </w:tc>
      </w:tr>
      <w:tr w:rsidR="00A37454" w:rsidRPr="000E15F5" w14:paraId="2DFD64E9" w14:textId="77777777" w:rsidTr="001012C3">
        <w:trPr>
          <w:trHeight w:val="936"/>
        </w:trPr>
        <w:tc>
          <w:tcPr>
            <w:tcW w:w="2120" w:type="dxa"/>
            <w:hideMark/>
          </w:tcPr>
          <w:p w14:paraId="5475C339" w14:textId="77777777" w:rsidR="00A37454" w:rsidRPr="000E15F5" w:rsidRDefault="00A37454" w:rsidP="001012C3">
            <w:pPr>
              <w:spacing w:line="360" w:lineRule="auto"/>
              <w:jc w:val="both"/>
              <w:rPr>
                <w:bCs/>
                <w:lang w:eastAsia="en-AU"/>
              </w:rPr>
            </w:pPr>
            <w:r w:rsidRPr="000E15F5">
              <w:rPr>
                <w:bCs/>
                <w:lang w:eastAsia="en-AU"/>
              </w:rPr>
              <w:t>API Testing</w:t>
            </w:r>
          </w:p>
        </w:tc>
        <w:tc>
          <w:tcPr>
            <w:tcW w:w="2360" w:type="dxa"/>
            <w:hideMark/>
          </w:tcPr>
          <w:p w14:paraId="44CF357A" w14:textId="77777777" w:rsidR="00A37454" w:rsidRPr="000E15F5" w:rsidRDefault="00A37454" w:rsidP="001012C3">
            <w:pPr>
              <w:spacing w:line="360" w:lineRule="auto"/>
              <w:jc w:val="both"/>
              <w:rPr>
                <w:bCs/>
                <w:lang w:eastAsia="en-AU"/>
              </w:rPr>
            </w:pPr>
            <w:r w:rsidRPr="000E15F5">
              <w:rPr>
                <w:bCs/>
                <w:lang w:eastAsia="en-AU"/>
              </w:rPr>
              <w:t>Postman</w:t>
            </w:r>
          </w:p>
        </w:tc>
        <w:tc>
          <w:tcPr>
            <w:tcW w:w="2920" w:type="dxa"/>
            <w:hideMark/>
          </w:tcPr>
          <w:p w14:paraId="5C436601" w14:textId="77777777" w:rsidR="00A37454" w:rsidRPr="000E15F5" w:rsidRDefault="00A37454" w:rsidP="001012C3">
            <w:pPr>
              <w:spacing w:line="360" w:lineRule="auto"/>
              <w:jc w:val="both"/>
              <w:rPr>
                <w:bCs/>
                <w:lang w:eastAsia="en-AU"/>
              </w:rPr>
            </w:pPr>
            <w:r w:rsidRPr="000E15F5">
              <w:rPr>
                <w:bCs/>
                <w:lang w:eastAsia="en-AU"/>
              </w:rPr>
              <w:t>Latest</w:t>
            </w:r>
          </w:p>
        </w:tc>
        <w:tc>
          <w:tcPr>
            <w:tcW w:w="5240" w:type="dxa"/>
            <w:hideMark/>
          </w:tcPr>
          <w:p w14:paraId="20AD28A7" w14:textId="77777777" w:rsidR="00A37454" w:rsidRPr="000E15F5" w:rsidRDefault="00A37454" w:rsidP="001012C3">
            <w:pPr>
              <w:spacing w:line="360" w:lineRule="auto"/>
              <w:jc w:val="both"/>
              <w:rPr>
                <w:bCs/>
                <w:lang w:eastAsia="en-AU"/>
              </w:rPr>
            </w:pPr>
            <w:r w:rsidRPr="000E15F5">
              <w:rPr>
                <w:bCs/>
                <w:lang w:eastAsia="en-AU"/>
              </w:rPr>
              <w:t xml:space="preserve">Used to test REST API endpoints, verify request-response </w:t>
            </w:r>
            <w:proofErr w:type="spellStart"/>
            <w:r w:rsidRPr="000E15F5">
              <w:rPr>
                <w:bCs/>
                <w:lang w:eastAsia="en-AU"/>
              </w:rPr>
              <w:t>behaviour</w:t>
            </w:r>
            <w:proofErr w:type="spellEnd"/>
            <w:r w:rsidRPr="000E15F5">
              <w:rPr>
                <w:bCs/>
                <w:lang w:eastAsia="en-AU"/>
              </w:rPr>
              <w:t>, and validate positive and negative test cases.</w:t>
            </w:r>
          </w:p>
        </w:tc>
      </w:tr>
      <w:tr w:rsidR="00A37454" w:rsidRPr="000E15F5" w14:paraId="6F2B0BBC" w14:textId="77777777" w:rsidTr="001012C3">
        <w:trPr>
          <w:trHeight w:val="624"/>
        </w:trPr>
        <w:tc>
          <w:tcPr>
            <w:tcW w:w="2120" w:type="dxa"/>
            <w:hideMark/>
          </w:tcPr>
          <w:p w14:paraId="6D151B1B" w14:textId="77777777" w:rsidR="00A37454" w:rsidRPr="000E15F5" w:rsidRDefault="00A37454" w:rsidP="001012C3">
            <w:pPr>
              <w:spacing w:line="360" w:lineRule="auto"/>
              <w:jc w:val="both"/>
              <w:rPr>
                <w:bCs/>
                <w:lang w:eastAsia="en-AU"/>
              </w:rPr>
            </w:pPr>
            <w:r w:rsidRPr="000E15F5">
              <w:rPr>
                <w:bCs/>
                <w:lang w:eastAsia="en-AU"/>
              </w:rPr>
              <w:t>Automated Testing</w:t>
            </w:r>
          </w:p>
        </w:tc>
        <w:tc>
          <w:tcPr>
            <w:tcW w:w="2360" w:type="dxa"/>
            <w:hideMark/>
          </w:tcPr>
          <w:p w14:paraId="5DBDBA31" w14:textId="77777777" w:rsidR="00A37454" w:rsidRPr="000E15F5" w:rsidRDefault="00A37454" w:rsidP="001012C3">
            <w:pPr>
              <w:spacing w:line="360" w:lineRule="auto"/>
              <w:jc w:val="both"/>
              <w:rPr>
                <w:bCs/>
                <w:lang w:eastAsia="en-AU"/>
              </w:rPr>
            </w:pPr>
            <w:r w:rsidRPr="000E15F5">
              <w:rPr>
                <w:bCs/>
                <w:lang w:eastAsia="en-AU"/>
              </w:rPr>
              <w:t>Selenium WebDriver</w:t>
            </w:r>
          </w:p>
        </w:tc>
        <w:tc>
          <w:tcPr>
            <w:tcW w:w="2920" w:type="dxa"/>
            <w:hideMark/>
          </w:tcPr>
          <w:p w14:paraId="529CCC7B" w14:textId="77777777" w:rsidR="00A37454" w:rsidRPr="000E15F5" w:rsidRDefault="00A37454" w:rsidP="001012C3">
            <w:pPr>
              <w:spacing w:line="360" w:lineRule="auto"/>
              <w:jc w:val="both"/>
              <w:rPr>
                <w:bCs/>
                <w:lang w:eastAsia="en-AU"/>
              </w:rPr>
            </w:pPr>
            <w:r w:rsidRPr="000E15F5">
              <w:rPr>
                <w:bCs/>
                <w:lang w:eastAsia="en-AU"/>
              </w:rPr>
              <w:t>4.x</w:t>
            </w:r>
          </w:p>
        </w:tc>
        <w:tc>
          <w:tcPr>
            <w:tcW w:w="5240" w:type="dxa"/>
            <w:hideMark/>
          </w:tcPr>
          <w:p w14:paraId="645D6CFD" w14:textId="77777777" w:rsidR="00A37454" w:rsidRPr="000E15F5" w:rsidRDefault="00A37454" w:rsidP="001012C3">
            <w:pPr>
              <w:spacing w:line="360" w:lineRule="auto"/>
              <w:jc w:val="both"/>
              <w:rPr>
                <w:bCs/>
                <w:lang w:eastAsia="en-AU"/>
              </w:rPr>
            </w:pPr>
            <w:r w:rsidRPr="000E15F5">
              <w:rPr>
                <w:bCs/>
                <w:lang w:eastAsia="en-AU"/>
              </w:rPr>
              <w:t>Used for end-to-end browser automation testing and validation of key user workflows.</w:t>
            </w:r>
          </w:p>
        </w:tc>
      </w:tr>
      <w:tr w:rsidR="00A37454" w:rsidRPr="000E15F5" w14:paraId="36FE2B44" w14:textId="77777777" w:rsidTr="001012C3">
        <w:trPr>
          <w:trHeight w:val="936"/>
        </w:trPr>
        <w:tc>
          <w:tcPr>
            <w:tcW w:w="2120" w:type="dxa"/>
            <w:hideMark/>
          </w:tcPr>
          <w:p w14:paraId="616E25BA" w14:textId="77777777" w:rsidR="00A37454" w:rsidRPr="000E15F5" w:rsidRDefault="00A37454" w:rsidP="001012C3">
            <w:pPr>
              <w:spacing w:line="360" w:lineRule="auto"/>
              <w:jc w:val="both"/>
              <w:rPr>
                <w:bCs/>
                <w:lang w:eastAsia="en-AU"/>
              </w:rPr>
            </w:pPr>
            <w:r w:rsidRPr="000E15F5">
              <w:rPr>
                <w:bCs/>
                <w:lang w:eastAsia="en-AU"/>
              </w:rPr>
              <w:t>Package Manager</w:t>
            </w:r>
          </w:p>
        </w:tc>
        <w:tc>
          <w:tcPr>
            <w:tcW w:w="2360" w:type="dxa"/>
            <w:hideMark/>
          </w:tcPr>
          <w:p w14:paraId="59AA4947" w14:textId="77777777" w:rsidR="00A37454" w:rsidRPr="000E15F5" w:rsidRDefault="00A37454" w:rsidP="001012C3">
            <w:pPr>
              <w:spacing w:line="360" w:lineRule="auto"/>
              <w:jc w:val="both"/>
              <w:rPr>
                <w:bCs/>
                <w:lang w:eastAsia="en-AU"/>
              </w:rPr>
            </w:pPr>
            <w:proofErr w:type="spellStart"/>
            <w:r w:rsidRPr="000E15F5">
              <w:rPr>
                <w:bCs/>
                <w:lang w:eastAsia="en-AU"/>
              </w:rPr>
              <w:t>npm</w:t>
            </w:r>
            <w:proofErr w:type="spellEnd"/>
          </w:p>
        </w:tc>
        <w:tc>
          <w:tcPr>
            <w:tcW w:w="2920" w:type="dxa"/>
            <w:hideMark/>
          </w:tcPr>
          <w:p w14:paraId="74CA1A88" w14:textId="77777777" w:rsidR="00A37454" w:rsidRPr="000E15F5" w:rsidRDefault="00A37454" w:rsidP="001012C3">
            <w:pPr>
              <w:spacing w:line="360" w:lineRule="auto"/>
              <w:jc w:val="both"/>
              <w:rPr>
                <w:bCs/>
                <w:lang w:eastAsia="en-AU"/>
              </w:rPr>
            </w:pPr>
            <w:r w:rsidRPr="000E15F5">
              <w:rPr>
                <w:bCs/>
                <w:lang w:eastAsia="en-AU"/>
              </w:rPr>
              <w:t>10.x</w:t>
            </w:r>
          </w:p>
        </w:tc>
        <w:tc>
          <w:tcPr>
            <w:tcW w:w="5240" w:type="dxa"/>
            <w:hideMark/>
          </w:tcPr>
          <w:p w14:paraId="0868C946" w14:textId="77777777" w:rsidR="00A37454" w:rsidRPr="000E15F5" w:rsidRDefault="00A37454" w:rsidP="001012C3">
            <w:pPr>
              <w:spacing w:line="360" w:lineRule="auto"/>
              <w:jc w:val="both"/>
              <w:rPr>
                <w:bCs/>
                <w:lang w:eastAsia="en-AU"/>
              </w:rPr>
            </w:pPr>
            <w:r w:rsidRPr="000E15F5">
              <w:rPr>
                <w:bCs/>
                <w:lang w:eastAsia="en-AU"/>
              </w:rPr>
              <w:t xml:space="preserve">Used for dependency management, package installation, and </w:t>
            </w:r>
            <w:proofErr w:type="gramStart"/>
            <w:r w:rsidRPr="000E15F5">
              <w:rPr>
                <w:bCs/>
                <w:lang w:eastAsia="en-AU"/>
              </w:rPr>
              <w:t>build</w:t>
            </w:r>
            <w:proofErr w:type="gramEnd"/>
            <w:r w:rsidRPr="000E15F5">
              <w:rPr>
                <w:bCs/>
                <w:lang w:eastAsia="en-AU"/>
              </w:rPr>
              <w:t xml:space="preserve"> automation for frontend and backend development.</w:t>
            </w:r>
          </w:p>
        </w:tc>
      </w:tr>
    </w:tbl>
    <w:p w14:paraId="4FCEA951" w14:textId="77777777" w:rsidR="00A37454" w:rsidRPr="000E15F5" w:rsidRDefault="00A37454" w:rsidP="00A37454">
      <w:pPr>
        <w:spacing w:line="360" w:lineRule="auto"/>
        <w:jc w:val="both"/>
        <w:rPr>
          <w:bCs/>
          <w:szCs w:val="20"/>
          <w:lang w:eastAsia="en-AU"/>
        </w:rPr>
      </w:pPr>
    </w:p>
    <w:p w14:paraId="46426B8E" w14:textId="77777777" w:rsidR="00A37454" w:rsidRPr="000E15F5" w:rsidRDefault="00A37454" w:rsidP="00A37454">
      <w:pPr>
        <w:pStyle w:val="Heading2"/>
        <w:spacing w:line="360" w:lineRule="auto"/>
        <w:jc w:val="both"/>
        <w:rPr>
          <w:rFonts w:ascii="Times New Roman" w:hAnsi="Times New Roman" w:cs="Times New Roman"/>
          <w:lang w:eastAsia="en-AU"/>
        </w:rPr>
      </w:pPr>
      <w:bookmarkStart w:id="20" w:name="_Toc232144674"/>
      <w:r w:rsidRPr="000E15F5">
        <w:rPr>
          <w:rFonts w:ascii="Times New Roman" w:hAnsi="Times New Roman" w:cs="Times New Roman"/>
          <w:lang w:eastAsia="en-AU"/>
        </w:rPr>
        <w:t>6.2 Development Hardware Specification</w:t>
      </w:r>
      <w:bookmarkEnd w:id="20"/>
    </w:p>
    <w:tbl>
      <w:tblPr>
        <w:tblStyle w:val="TableGrid"/>
        <w:tblW w:w="0" w:type="auto"/>
        <w:tblLook w:val="04A0" w:firstRow="1" w:lastRow="0" w:firstColumn="1" w:lastColumn="0" w:noHBand="0" w:noVBand="1"/>
      </w:tblPr>
      <w:tblGrid>
        <w:gridCol w:w="2240"/>
        <w:gridCol w:w="4520"/>
      </w:tblGrid>
      <w:tr w:rsidR="00A37454" w:rsidRPr="000E15F5" w14:paraId="59412025" w14:textId="77777777" w:rsidTr="001012C3">
        <w:trPr>
          <w:trHeight w:val="312"/>
        </w:trPr>
        <w:tc>
          <w:tcPr>
            <w:tcW w:w="2240" w:type="dxa"/>
            <w:hideMark/>
          </w:tcPr>
          <w:p w14:paraId="7D250C56" w14:textId="77777777" w:rsidR="00A37454" w:rsidRPr="000E15F5" w:rsidRDefault="00A37454" w:rsidP="001012C3">
            <w:pPr>
              <w:spacing w:line="360" w:lineRule="auto"/>
              <w:jc w:val="both"/>
              <w:rPr>
                <w:b/>
                <w:bCs/>
                <w:lang w:eastAsia="en-AU"/>
              </w:rPr>
            </w:pPr>
            <w:r w:rsidRPr="000E15F5">
              <w:rPr>
                <w:b/>
                <w:bCs/>
                <w:lang w:eastAsia="en-AU"/>
              </w:rPr>
              <w:t>Hardware Criteria</w:t>
            </w:r>
          </w:p>
        </w:tc>
        <w:tc>
          <w:tcPr>
            <w:tcW w:w="4520" w:type="dxa"/>
            <w:hideMark/>
          </w:tcPr>
          <w:p w14:paraId="115732B6" w14:textId="77777777" w:rsidR="00A37454" w:rsidRPr="000E15F5" w:rsidRDefault="00A37454" w:rsidP="001012C3">
            <w:pPr>
              <w:spacing w:line="360" w:lineRule="auto"/>
              <w:jc w:val="both"/>
              <w:rPr>
                <w:b/>
                <w:bCs/>
                <w:lang w:eastAsia="en-AU"/>
              </w:rPr>
            </w:pPr>
            <w:r w:rsidRPr="000E15F5">
              <w:rPr>
                <w:b/>
                <w:bCs/>
                <w:lang w:eastAsia="en-AU"/>
              </w:rPr>
              <w:t>Minimum Specification</w:t>
            </w:r>
          </w:p>
        </w:tc>
      </w:tr>
      <w:tr w:rsidR="00A37454" w:rsidRPr="000E15F5" w14:paraId="56D3443E" w14:textId="77777777" w:rsidTr="001012C3">
        <w:trPr>
          <w:trHeight w:val="624"/>
        </w:trPr>
        <w:tc>
          <w:tcPr>
            <w:tcW w:w="2240" w:type="dxa"/>
            <w:hideMark/>
          </w:tcPr>
          <w:p w14:paraId="327B15D7" w14:textId="77777777" w:rsidR="00A37454" w:rsidRPr="000E15F5" w:rsidRDefault="00A37454" w:rsidP="001012C3">
            <w:pPr>
              <w:spacing w:line="360" w:lineRule="auto"/>
              <w:jc w:val="both"/>
              <w:rPr>
                <w:bCs/>
                <w:lang w:eastAsia="en-AU"/>
              </w:rPr>
            </w:pPr>
            <w:r w:rsidRPr="000E15F5">
              <w:rPr>
                <w:bCs/>
                <w:lang w:eastAsia="en-AU"/>
              </w:rPr>
              <w:t>Processor</w:t>
            </w:r>
          </w:p>
        </w:tc>
        <w:tc>
          <w:tcPr>
            <w:tcW w:w="4520" w:type="dxa"/>
            <w:hideMark/>
          </w:tcPr>
          <w:p w14:paraId="3701B03F" w14:textId="77777777" w:rsidR="00A37454" w:rsidRPr="000E15F5" w:rsidRDefault="00A37454" w:rsidP="001012C3">
            <w:pPr>
              <w:spacing w:line="360" w:lineRule="auto"/>
              <w:jc w:val="both"/>
              <w:rPr>
                <w:bCs/>
                <w:lang w:eastAsia="en-AU"/>
              </w:rPr>
            </w:pPr>
            <w:r w:rsidRPr="000E15F5">
              <w:rPr>
                <w:bCs/>
                <w:lang w:eastAsia="en-AU"/>
              </w:rPr>
              <w:t>Intel Core i5 (8th Generation) / AMD Ryzen 5 or higher</w:t>
            </w:r>
          </w:p>
        </w:tc>
      </w:tr>
      <w:tr w:rsidR="00A37454" w:rsidRPr="000E15F5" w14:paraId="50587AFC" w14:textId="77777777" w:rsidTr="001012C3">
        <w:trPr>
          <w:trHeight w:val="936"/>
        </w:trPr>
        <w:tc>
          <w:tcPr>
            <w:tcW w:w="2240" w:type="dxa"/>
            <w:hideMark/>
          </w:tcPr>
          <w:p w14:paraId="01EDD2D2" w14:textId="77777777" w:rsidR="00A37454" w:rsidRPr="000E15F5" w:rsidRDefault="00A37454" w:rsidP="001012C3">
            <w:pPr>
              <w:spacing w:line="360" w:lineRule="auto"/>
              <w:jc w:val="both"/>
              <w:rPr>
                <w:bCs/>
                <w:lang w:eastAsia="en-AU"/>
              </w:rPr>
            </w:pPr>
            <w:r w:rsidRPr="000E15F5">
              <w:rPr>
                <w:bCs/>
                <w:lang w:eastAsia="en-AU"/>
              </w:rPr>
              <w:t>Memory (RAM)</w:t>
            </w:r>
          </w:p>
        </w:tc>
        <w:tc>
          <w:tcPr>
            <w:tcW w:w="4520" w:type="dxa"/>
            <w:hideMark/>
          </w:tcPr>
          <w:p w14:paraId="1BBD8308" w14:textId="77777777" w:rsidR="00A37454" w:rsidRPr="000E15F5" w:rsidRDefault="00A37454" w:rsidP="001012C3">
            <w:pPr>
              <w:spacing w:line="360" w:lineRule="auto"/>
              <w:jc w:val="both"/>
              <w:rPr>
                <w:bCs/>
                <w:lang w:eastAsia="en-AU"/>
              </w:rPr>
            </w:pPr>
            <w:r w:rsidRPr="000E15F5">
              <w:rPr>
                <w:bCs/>
                <w:lang w:eastAsia="en-AU"/>
              </w:rPr>
              <w:t>Minimum 8 GB DDR4 (16 GB recommended for optimal performance)</w:t>
            </w:r>
          </w:p>
        </w:tc>
      </w:tr>
      <w:tr w:rsidR="00A37454" w:rsidRPr="000E15F5" w14:paraId="4E893475" w14:textId="77777777" w:rsidTr="001012C3">
        <w:trPr>
          <w:trHeight w:val="624"/>
        </w:trPr>
        <w:tc>
          <w:tcPr>
            <w:tcW w:w="2240" w:type="dxa"/>
            <w:hideMark/>
          </w:tcPr>
          <w:p w14:paraId="6D73056A" w14:textId="77777777" w:rsidR="00A37454" w:rsidRPr="000E15F5" w:rsidRDefault="00A37454" w:rsidP="001012C3">
            <w:pPr>
              <w:spacing w:line="360" w:lineRule="auto"/>
              <w:jc w:val="both"/>
              <w:rPr>
                <w:bCs/>
                <w:lang w:eastAsia="en-AU"/>
              </w:rPr>
            </w:pPr>
            <w:r w:rsidRPr="000E15F5">
              <w:rPr>
                <w:bCs/>
                <w:lang w:eastAsia="en-AU"/>
              </w:rPr>
              <w:t>Storage</w:t>
            </w:r>
          </w:p>
        </w:tc>
        <w:tc>
          <w:tcPr>
            <w:tcW w:w="4520" w:type="dxa"/>
            <w:hideMark/>
          </w:tcPr>
          <w:p w14:paraId="70A3949D" w14:textId="77777777" w:rsidR="00A37454" w:rsidRPr="000E15F5" w:rsidRDefault="00A37454" w:rsidP="001012C3">
            <w:pPr>
              <w:spacing w:line="360" w:lineRule="auto"/>
              <w:jc w:val="both"/>
              <w:rPr>
                <w:bCs/>
                <w:lang w:eastAsia="en-AU"/>
              </w:rPr>
            </w:pPr>
            <w:r w:rsidRPr="000E15F5">
              <w:rPr>
                <w:bCs/>
                <w:lang w:eastAsia="en-AU"/>
              </w:rPr>
              <w:t>Minimum 256 GB SSD (Solid State Drive)</w:t>
            </w:r>
          </w:p>
        </w:tc>
      </w:tr>
      <w:tr w:rsidR="00A37454" w:rsidRPr="000E15F5" w14:paraId="0491880C" w14:textId="77777777" w:rsidTr="001012C3">
        <w:trPr>
          <w:trHeight w:val="624"/>
        </w:trPr>
        <w:tc>
          <w:tcPr>
            <w:tcW w:w="2240" w:type="dxa"/>
            <w:hideMark/>
          </w:tcPr>
          <w:p w14:paraId="00AE5C3A" w14:textId="77777777" w:rsidR="00A37454" w:rsidRPr="000E15F5" w:rsidRDefault="00A37454" w:rsidP="001012C3">
            <w:pPr>
              <w:spacing w:line="360" w:lineRule="auto"/>
              <w:jc w:val="both"/>
              <w:rPr>
                <w:bCs/>
                <w:lang w:eastAsia="en-AU"/>
              </w:rPr>
            </w:pPr>
            <w:r w:rsidRPr="000E15F5">
              <w:rPr>
                <w:bCs/>
                <w:lang w:eastAsia="en-AU"/>
              </w:rPr>
              <w:t>Operating System</w:t>
            </w:r>
          </w:p>
        </w:tc>
        <w:tc>
          <w:tcPr>
            <w:tcW w:w="4520" w:type="dxa"/>
            <w:hideMark/>
          </w:tcPr>
          <w:p w14:paraId="3C14C9E1" w14:textId="77777777" w:rsidR="00A37454" w:rsidRPr="000E15F5" w:rsidRDefault="00A37454" w:rsidP="001012C3">
            <w:pPr>
              <w:spacing w:line="360" w:lineRule="auto"/>
              <w:jc w:val="both"/>
              <w:rPr>
                <w:bCs/>
                <w:lang w:eastAsia="en-AU"/>
              </w:rPr>
            </w:pPr>
            <w:r w:rsidRPr="000E15F5">
              <w:rPr>
                <w:bCs/>
                <w:lang w:eastAsia="en-AU"/>
              </w:rPr>
              <w:t>Windows 10/11 (64-bit) or macOS Monterey 12 and above</w:t>
            </w:r>
          </w:p>
        </w:tc>
      </w:tr>
      <w:tr w:rsidR="00A37454" w:rsidRPr="000E15F5" w14:paraId="1EE54E6E" w14:textId="77777777" w:rsidTr="001012C3">
        <w:trPr>
          <w:trHeight w:val="624"/>
        </w:trPr>
        <w:tc>
          <w:tcPr>
            <w:tcW w:w="2240" w:type="dxa"/>
            <w:hideMark/>
          </w:tcPr>
          <w:p w14:paraId="5E1CE1FD" w14:textId="77777777" w:rsidR="00A37454" w:rsidRPr="000E15F5" w:rsidRDefault="00A37454" w:rsidP="001012C3">
            <w:pPr>
              <w:spacing w:line="360" w:lineRule="auto"/>
              <w:jc w:val="both"/>
              <w:rPr>
                <w:bCs/>
                <w:lang w:eastAsia="en-AU"/>
              </w:rPr>
            </w:pPr>
            <w:r w:rsidRPr="000E15F5">
              <w:rPr>
                <w:bCs/>
                <w:lang w:eastAsia="en-AU"/>
              </w:rPr>
              <w:t>Display</w:t>
            </w:r>
          </w:p>
        </w:tc>
        <w:tc>
          <w:tcPr>
            <w:tcW w:w="4520" w:type="dxa"/>
            <w:hideMark/>
          </w:tcPr>
          <w:p w14:paraId="15169881" w14:textId="77777777" w:rsidR="00A37454" w:rsidRPr="000E15F5" w:rsidRDefault="00A37454" w:rsidP="001012C3">
            <w:pPr>
              <w:spacing w:line="360" w:lineRule="auto"/>
              <w:jc w:val="both"/>
              <w:rPr>
                <w:bCs/>
                <w:lang w:eastAsia="en-AU"/>
              </w:rPr>
            </w:pPr>
            <w:r w:rsidRPr="000E15F5">
              <w:rPr>
                <w:bCs/>
                <w:lang w:eastAsia="en-AU"/>
              </w:rPr>
              <w:t>13-inch or larger display with Full HD (1920 × 1080) resolution</w:t>
            </w:r>
          </w:p>
        </w:tc>
      </w:tr>
      <w:tr w:rsidR="00A37454" w:rsidRPr="000E15F5" w14:paraId="12AB5B6C" w14:textId="77777777" w:rsidTr="001012C3">
        <w:trPr>
          <w:trHeight w:val="1248"/>
        </w:trPr>
        <w:tc>
          <w:tcPr>
            <w:tcW w:w="2240" w:type="dxa"/>
            <w:hideMark/>
          </w:tcPr>
          <w:p w14:paraId="5DFE82F6" w14:textId="77777777" w:rsidR="00A37454" w:rsidRPr="000E15F5" w:rsidRDefault="00A37454" w:rsidP="001012C3">
            <w:pPr>
              <w:spacing w:line="360" w:lineRule="auto"/>
              <w:jc w:val="both"/>
              <w:rPr>
                <w:bCs/>
                <w:lang w:eastAsia="en-AU"/>
              </w:rPr>
            </w:pPr>
            <w:r w:rsidRPr="000E15F5">
              <w:rPr>
                <w:bCs/>
                <w:lang w:eastAsia="en-AU"/>
              </w:rPr>
              <w:t>Internet Connection</w:t>
            </w:r>
          </w:p>
        </w:tc>
        <w:tc>
          <w:tcPr>
            <w:tcW w:w="4520" w:type="dxa"/>
            <w:hideMark/>
          </w:tcPr>
          <w:p w14:paraId="07F30FA1" w14:textId="77777777" w:rsidR="00A37454" w:rsidRPr="000E15F5" w:rsidRDefault="00A37454" w:rsidP="001012C3">
            <w:pPr>
              <w:spacing w:line="360" w:lineRule="auto"/>
              <w:jc w:val="both"/>
              <w:rPr>
                <w:bCs/>
                <w:lang w:eastAsia="en-AU"/>
              </w:rPr>
            </w:pPr>
            <w:r w:rsidRPr="000E15F5">
              <w:rPr>
                <w:bCs/>
                <w:lang w:eastAsia="en-AU"/>
              </w:rPr>
              <w:t xml:space="preserve">Stable broadband internet connection required for GitHub, </w:t>
            </w:r>
            <w:proofErr w:type="spellStart"/>
            <w:r w:rsidRPr="000E15F5">
              <w:rPr>
                <w:bCs/>
                <w:lang w:eastAsia="en-AU"/>
              </w:rPr>
              <w:t>npm</w:t>
            </w:r>
            <w:proofErr w:type="spellEnd"/>
            <w:r w:rsidRPr="000E15F5">
              <w:rPr>
                <w:bCs/>
                <w:lang w:eastAsia="en-AU"/>
              </w:rPr>
              <w:t xml:space="preserve"> package downloads, cloud-based collaboration, and online design tools</w:t>
            </w:r>
          </w:p>
        </w:tc>
      </w:tr>
      <w:tr w:rsidR="00A37454" w:rsidRPr="000E15F5" w14:paraId="18ED1DC8" w14:textId="77777777" w:rsidTr="001012C3">
        <w:trPr>
          <w:trHeight w:val="624"/>
        </w:trPr>
        <w:tc>
          <w:tcPr>
            <w:tcW w:w="2240" w:type="dxa"/>
            <w:hideMark/>
          </w:tcPr>
          <w:p w14:paraId="52DF0018" w14:textId="77777777" w:rsidR="00A37454" w:rsidRPr="000E15F5" w:rsidRDefault="00A37454" w:rsidP="001012C3">
            <w:pPr>
              <w:spacing w:line="360" w:lineRule="auto"/>
              <w:jc w:val="both"/>
              <w:rPr>
                <w:bCs/>
                <w:lang w:eastAsia="en-AU"/>
              </w:rPr>
            </w:pPr>
            <w:r w:rsidRPr="000E15F5">
              <w:rPr>
                <w:bCs/>
                <w:lang w:eastAsia="en-AU"/>
              </w:rPr>
              <w:t>Development Browser</w:t>
            </w:r>
          </w:p>
        </w:tc>
        <w:tc>
          <w:tcPr>
            <w:tcW w:w="4520" w:type="dxa"/>
            <w:hideMark/>
          </w:tcPr>
          <w:p w14:paraId="50138BF5" w14:textId="77777777" w:rsidR="00A37454" w:rsidRPr="000E15F5" w:rsidRDefault="00A37454" w:rsidP="001012C3">
            <w:pPr>
              <w:spacing w:line="360" w:lineRule="auto"/>
              <w:jc w:val="both"/>
              <w:rPr>
                <w:bCs/>
                <w:lang w:eastAsia="en-AU"/>
              </w:rPr>
            </w:pPr>
            <w:r w:rsidRPr="000E15F5">
              <w:rPr>
                <w:bCs/>
                <w:lang w:eastAsia="en-AU"/>
              </w:rPr>
              <w:t>Google Chrome (Latest Stable Version)</w:t>
            </w:r>
          </w:p>
        </w:tc>
      </w:tr>
      <w:tr w:rsidR="00A37454" w:rsidRPr="000E15F5" w14:paraId="1BA99089" w14:textId="77777777" w:rsidTr="001012C3">
        <w:trPr>
          <w:trHeight w:val="936"/>
        </w:trPr>
        <w:tc>
          <w:tcPr>
            <w:tcW w:w="2240" w:type="dxa"/>
            <w:hideMark/>
          </w:tcPr>
          <w:p w14:paraId="5B9C4B16" w14:textId="77777777" w:rsidR="00A37454" w:rsidRPr="000E15F5" w:rsidRDefault="00A37454" w:rsidP="001012C3">
            <w:pPr>
              <w:spacing w:line="360" w:lineRule="auto"/>
              <w:jc w:val="both"/>
              <w:rPr>
                <w:bCs/>
                <w:lang w:eastAsia="en-AU"/>
              </w:rPr>
            </w:pPr>
            <w:r w:rsidRPr="000E15F5">
              <w:rPr>
                <w:bCs/>
                <w:lang w:eastAsia="en-AU"/>
              </w:rPr>
              <w:t>Peripheral Devices</w:t>
            </w:r>
          </w:p>
        </w:tc>
        <w:tc>
          <w:tcPr>
            <w:tcW w:w="4520" w:type="dxa"/>
            <w:hideMark/>
          </w:tcPr>
          <w:p w14:paraId="15F96522" w14:textId="77777777" w:rsidR="00A37454" w:rsidRPr="000E15F5" w:rsidRDefault="00A37454" w:rsidP="001012C3">
            <w:pPr>
              <w:spacing w:line="360" w:lineRule="auto"/>
              <w:jc w:val="both"/>
              <w:rPr>
                <w:bCs/>
                <w:lang w:eastAsia="en-AU"/>
              </w:rPr>
            </w:pPr>
            <w:r w:rsidRPr="000E15F5">
              <w:rPr>
                <w:bCs/>
                <w:lang w:eastAsia="en-AU"/>
              </w:rPr>
              <w:t>Keyboard, mouse, webcam, and microphone for online collaboration and project demonstrations</w:t>
            </w:r>
          </w:p>
        </w:tc>
      </w:tr>
    </w:tbl>
    <w:p w14:paraId="531AA0AD" w14:textId="77777777" w:rsidR="00A37454" w:rsidRPr="000E15F5" w:rsidRDefault="00A37454" w:rsidP="00A37454">
      <w:pPr>
        <w:spacing w:line="360" w:lineRule="auto"/>
        <w:jc w:val="both"/>
        <w:rPr>
          <w:bCs/>
          <w:szCs w:val="20"/>
          <w:lang w:eastAsia="en-AU"/>
        </w:rPr>
      </w:pPr>
    </w:p>
    <w:p w14:paraId="3F92DC92" w14:textId="77777777" w:rsidR="00A37454" w:rsidRPr="000E15F5" w:rsidRDefault="00A37454" w:rsidP="00A37454">
      <w:pPr>
        <w:pStyle w:val="Heading2"/>
        <w:spacing w:line="360" w:lineRule="auto"/>
        <w:jc w:val="both"/>
        <w:rPr>
          <w:rFonts w:ascii="Times New Roman" w:hAnsi="Times New Roman" w:cs="Times New Roman"/>
          <w:lang w:eastAsia="en-AU"/>
        </w:rPr>
      </w:pPr>
      <w:bookmarkStart w:id="21" w:name="_Toc232144675"/>
      <w:r w:rsidRPr="000E15F5">
        <w:rPr>
          <w:rFonts w:ascii="Times New Roman" w:hAnsi="Times New Roman" w:cs="Times New Roman"/>
          <w:lang w:eastAsia="en-AU"/>
        </w:rPr>
        <w:t>6.3 Demonstration Platform</w:t>
      </w:r>
      <w:bookmarkEnd w:id="21"/>
    </w:p>
    <w:tbl>
      <w:tblPr>
        <w:tblStyle w:val="TableGrid"/>
        <w:tblW w:w="0" w:type="auto"/>
        <w:tblLook w:val="04A0" w:firstRow="1" w:lastRow="0" w:firstColumn="1" w:lastColumn="0" w:noHBand="0" w:noVBand="1"/>
      </w:tblPr>
      <w:tblGrid>
        <w:gridCol w:w="2256"/>
        <w:gridCol w:w="2023"/>
        <w:gridCol w:w="1650"/>
        <w:gridCol w:w="3421"/>
      </w:tblGrid>
      <w:tr w:rsidR="00A37454" w:rsidRPr="000E15F5" w14:paraId="699EACDE" w14:textId="77777777" w:rsidTr="001012C3">
        <w:trPr>
          <w:trHeight w:val="312"/>
        </w:trPr>
        <w:tc>
          <w:tcPr>
            <w:tcW w:w="2434" w:type="dxa"/>
            <w:hideMark/>
          </w:tcPr>
          <w:p w14:paraId="0024B113" w14:textId="77777777" w:rsidR="00A37454" w:rsidRPr="000E15F5" w:rsidRDefault="00A37454" w:rsidP="001012C3">
            <w:pPr>
              <w:spacing w:line="360" w:lineRule="auto"/>
              <w:jc w:val="both"/>
              <w:rPr>
                <w:b/>
                <w:bCs/>
                <w:lang w:eastAsia="en-AU"/>
              </w:rPr>
            </w:pPr>
            <w:r w:rsidRPr="000E15F5">
              <w:rPr>
                <w:b/>
                <w:bCs/>
                <w:lang w:eastAsia="en-AU"/>
              </w:rPr>
              <w:t>Criteria</w:t>
            </w:r>
          </w:p>
        </w:tc>
        <w:tc>
          <w:tcPr>
            <w:tcW w:w="2181" w:type="dxa"/>
            <w:hideMark/>
          </w:tcPr>
          <w:p w14:paraId="1AA9C5D3" w14:textId="77777777" w:rsidR="00A37454" w:rsidRPr="000E15F5" w:rsidRDefault="00A37454" w:rsidP="001012C3">
            <w:pPr>
              <w:spacing w:line="360" w:lineRule="auto"/>
              <w:jc w:val="both"/>
              <w:rPr>
                <w:b/>
                <w:bCs/>
                <w:lang w:eastAsia="en-AU"/>
              </w:rPr>
            </w:pPr>
            <w:r w:rsidRPr="000E15F5">
              <w:rPr>
                <w:b/>
                <w:bCs/>
                <w:lang w:eastAsia="en-AU"/>
              </w:rPr>
              <w:t>Tools / Hardware</w:t>
            </w:r>
          </w:p>
        </w:tc>
        <w:tc>
          <w:tcPr>
            <w:tcW w:w="1793" w:type="dxa"/>
            <w:hideMark/>
          </w:tcPr>
          <w:p w14:paraId="7E16F1AA" w14:textId="77777777" w:rsidR="00A37454" w:rsidRPr="000E15F5" w:rsidRDefault="00A37454" w:rsidP="001012C3">
            <w:pPr>
              <w:spacing w:line="360" w:lineRule="auto"/>
              <w:jc w:val="both"/>
              <w:rPr>
                <w:b/>
                <w:bCs/>
                <w:lang w:eastAsia="en-AU"/>
              </w:rPr>
            </w:pPr>
            <w:r w:rsidRPr="000E15F5">
              <w:rPr>
                <w:b/>
                <w:bCs/>
                <w:lang w:eastAsia="en-AU"/>
              </w:rPr>
              <w:t>Version</w:t>
            </w:r>
          </w:p>
        </w:tc>
        <w:tc>
          <w:tcPr>
            <w:tcW w:w="3800" w:type="dxa"/>
            <w:hideMark/>
          </w:tcPr>
          <w:p w14:paraId="5141EFF0" w14:textId="77777777" w:rsidR="00A37454" w:rsidRPr="000E15F5" w:rsidRDefault="00A37454" w:rsidP="001012C3">
            <w:pPr>
              <w:spacing w:line="360" w:lineRule="auto"/>
              <w:jc w:val="both"/>
              <w:rPr>
                <w:b/>
                <w:bCs/>
                <w:lang w:eastAsia="en-AU"/>
              </w:rPr>
            </w:pPr>
            <w:r w:rsidRPr="000E15F5">
              <w:rPr>
                <w:b/>
                <w:bCs/>
                <w:lang w:eastAsia="en-AU"/>
              </w:rPr>
              <w:t>Description</w:t>
            </w:r>
          </w:p>
        </w:tc>
      </w:tr>
      <w:tr w:rsidR="00A37454" w:rsidRPr="000E15F5" w14:paraId="4893CA72" w14:textId="77777777" w:rsidTr="001012C3">
        <w:trPr>
          <w:trHeight w:val="1248"/>
        </w:trPr>
        <w:tc>
          <w:tcPr>
            <w:tcW w:w="2434" w:type="dxa"/>
            <w:hideMark/>
          </w:tcPr>
          <w:p w14:paraId="075AA2F5" w14:textId="77777777" w:rsidR="00A37454" w:rsidRPr="000E15F5" w:rsidRDefault="00A37454" w:rsidP="001012C3">
            <w:pPr>
              <w:spacing w:line="360" w:lineRule="auto"/>
              <w:jc w:val="both"/>
              <w:rPr>
                <w:bCs/>
                <w:lang w:eastAsia="en-AU"/>
              </w:rPr>
            </w:pPr>
            <w:r w:rsidRPr="000E15F5">
              <w:rPr>
                <w:bCs/>
                <w:lang w:eastAsia="en-AU"/>
              </w:rPr>
              <w:t>Primary Browser</w:t>
            </w:r>
          </w:p>
        </w:tc>
        <w:tc>
          <w:tcPr>
            <w:tcW w:w="2181" w:type="dxa"/>
            <w:hideMark/>
          </w:tcPr>
          <w:p w14:paraId="3B2A5078" w14:textId="77777777" w:rsidR="00A37454" w:rsidRPr="000E15F5" w:rsidRDefault="00A37454" w:rsidP="001012C3">
            <w:pPr>
              <w:spacing w:line="360" w:lineRule="auto"/>
              <w:jc w:val="both"/>
              <w:rPr>
                <w:bCs/>
                <w:lang w:eastAsia="en-AU"/>
              </w:rPr>
            </w:pPr>
            <w:r w:rsidRPr="000E15F5">
              <w:rPr>
                <w:bCs/>
                <w:lang w:eastAsia="en-AU"/>
              </w:rPr>
              <w:t>Google Chrome</w:t>
            </w:r>
          </w:p>
        </w:tc>
        <w:tc>
          <w:tcPr>
            <w:tcW w:w="1793" w:type="dxa"/>
            <w:hideMark/>
          </w:tcPr>
          <w:p w14:paraId="615DDFA9" w14:textId="77777777" w:rsidR="00A37454" w:rsidRPr="000E15F5" w:rsidRDefault="00A37454" w:rsidP="001012C3">
            <w:pPr>
              <w:spacing w:line="360" w:lineRule="auto"/>
              <w:jc w:val="both"/>
              <w:rPr>
                <w:bCs/>
                <w:lang w:eastAsia="en-AU"/>
              </w:rPr>
            </w:pPr>
            <w:r w:rsidRPr="000E15F5">
              <w:rPr>
                <w:bCs/>
                <w:lang w:eastAsia="en-AU"/>
              </w:rPr>
              <w:t>Latest</w:t>
            </w:r>
          </w:p>
        </w:tc>
        <w:tc>
          <w:tcPr>
            <w:tcW w:w="3800" w:type="dxa"/>
            <w:hideMark/>
          </w:tcPr>
          <w:p w14:paraId="695A4EF4" w14:textId="77777777" w:rsidR="00A37454" w:rsidRPr="000E15F5" w:rsidRDefault="00A37454" w:rsidP="001012C3">
            <w:pPr>
              <w:spacing w:line="360" w:lineRule="auto"/>
              <w:jc w:val="both"/>
              <w:rPr>
                <w:bCs/>
                <w:lang w:eastAsia="en-AU"/>
              </w:rPr>
            </w:pPr>
            <w:r w:rsidRPr="000E15F5">
              <w:rPr>
                <w:bCs/>
                <w:lang w:eastAsia="en-AU"/>
              </w:rPr>
              <w:t xml:space="preserve">Main browser used to demonstrate and evaluate the </w:t>
            </w:r>
            <w:proofErr w:type="spellStart"/>
            <w:r w:rsidRPr="000E15F5">
              <w:rPr>
                <w:bCs/>
                <w:lang w:eastAsia="en-AU"/>
              </w:rPr>
              <w:t>SaveBite</w:t>
            </w:r>
            <w:proofErr w:type="spellEnd"/>
            <w:r w:rsidRPr="000E15F5">
              <w:rPr>
                <w:bCs/>
                <w:lang w:eastAsia="en-AU"/>
              </w:rPr>
              <w:t xml:space="preserve"> web application during project presentations.</w:t>
            </w:r>
          </w:p>
        </w:tc>
      </w:tr>
      <w:tr w:rsidR="00A37454" w:rsidRPr="000E15F5" w14:paraId="3B3A3D6F" w14:textId="77777777" w:rsidTr="001012C3">
        <w:trPr>
          <w:trHeight w:val="936"/>
        </w:trPr>
        <w:tc>
          <w:tcPr>
            <w:tcW w:w="2434" w:type="dxa"/>
            <w:hideMark/>
          </w:tcPr>
          <w:p w14:paraId="68CA4F27" w14:textId="77777777" w:rsidR="00A37454" w:rsidRPr="000E15F5" w:rsidRDefault="00A37454" w:rsidP="001012C3">
            <w:pPr>
              <w:spacing w:line="360" w:lineRule="auto"/>
              <w:jc w:val="both"/>
              <w:rPr>
                <w:bCs/>
                <w:lang w:eastAsia="en-AU"/>
              </w:rPr>
            </w:pPr>
            <w:r w:rsidRPr="000E15F5">
              <w:rPr>
                <w:bCs/>
                <w:lang w:eastAsia="en-AU"/>
              </w:rPr>
              <w:t>Secondary Browser</w:t>
            </w:r>
          </w:p>
        </w:tc>
        <w:tc>
          <w:tcPr>
            <w:tcW w:w="2181" w:type="dxa"/>
            <w:hideMark/>
          </w:tcPr>
          <w:p w14:paraId="344B7FE8" w14:textId="77777777" w:rsidR="00A37454" w:rsidRPr="000E15F5" w:rsidRDefault="00A37454" w:rsidP="001012C3">
            <w:pPr>
              <w:spacing w:line="360" w:lineRule="auto"/>
              <w:jc w:val="both"/>
              <w:rPr>
                <w:bCs/>
                <w:lang w:eastAsia="en-AU"/>
              </w:rPr>
            </w:pPr>
            <w:r w:rsidRPr="000E15F5">
              <w:rPr>
                <w:bCs/>
                <w:lang w:eastAsia="en-AU"/>
              </w:rPr>
              <w:t>Mozilla Firefox</w:t>
            </w:r>
          </w:p>
        </w:tc>
        <w:tc>
          <w:tcPr>
            <w:tcW w:w="1793" w:type="dxa"/>
            <w:hideMark/>
          </w:tcPr>
          <w:p w14:paraId="4F76C0F8" w14:textId="77777777" w:rsidR="00A37454" w:rsidRPr="000E15F5" w:rsidRDefault="00A37454" w:rsidP="001012C3">
            <w:pPr>
              <w:spacing w:line="360" w:lineRule="auto"/>
              <w:jc w:val="both"/>
              <w:rPr>
                <w:bCs/>
                <w:lang w:eastAsia="en-AU"/>
              </w:rPr>
            </w:pPr>
            <w:r w:rsidRPr="000E15F5">
              <w:rPr>
                <w:bCs/>
                <w:lang w:eastAsia="en-AU"/>
              </w:rPr>
              <w:t>Latest</w:t>
            </w:r>
          </w:p>
        </w:tc>
        <w:tc>
          <w:tcPr>
            <w:tcW w:w="3800" w:type="dxa"/>
            <w:hideMark/>
          </w:tcPr>
          <w:p w14:paraId="19D5D432" w14:textId="77777777" w:rsidR="00A37454" w:rsidRPr="000E15F5" w:rsidRDefault="00A37454" w:rsidP="001012C3">
            <w:pPr>
              <w:spacing w:line="360" w:lineRule="auto"/>
              <w:jc w:val="both"/>
              <w:rPr>
                <w:bCs/>
                <w:lang w:eastAsia="en-AU"/>
              </w:rPr>
            </w:pPr>
            <w:r w:rsidRPr="000E15F5">
              <w:rPr>
                <w:bCs/>
                <w:lang w:eastAsia="en-AU"/>
              </w:rPr>
              <w:t xml:space="preserve">Used to verify cross-browser compatibility and responsive </w:t>
            </w:r>
            <w:proofErr w:type="spellStart"/>
            <w:r w:rsidRPr="000E15F5">
              <w:rPr>
                <w:bCs/>
                <w:lang w:eastAsia="en-AU"/>
              </w:rPr>
              <w:t>behaviour</w:t>
            </w:r>
            <w:proofErr w:type="spellEnd"/>
            <w:r w:rsidRPr="000E15F5">
              <w:rPr>
                <w:bCs/>
                <w:lang w:eastAsia="en-AU"/>
              </w:rPr>
              <w:t>.</w:t>
            </w:r>
          </w:p>
        </w:tc>
      </w:tr>
      <w:tr w:rsidR="00A37454" w:rsidRPr="000E15F5" w14:paraId="74A73C1A" w14:textId="77777777" w:rsidTr="001012C3">
        <w:trPr>
          <w:trHeight w:val="936"/>
        </w:trPr>
        <w:tc>
          <w:tcPr>
            <w:tcW w:w="2434" w:type="dxa"/>
            <w:hideMark/>
          </w:tcPr>
          <w:p w14:paraId="445398CD" w14:textId="77777777" w:rsidR="00A37454" w:rsidRPr="000E15F5" w:rsidRDefault="00A37454" w:rsidP="001012C3">
            <w:pPr>
              <w:spacing w:line="360" w:lineRule="auto"/>
              <w:jc w:val="both"/>
              <w:rPr>
                <w:bCs/>
                <w:lang w:eastAsia="en-AU"/>
              </w:rPr>
            </w:pPr>
            <w:r w:rsidRPr="000E15F5">
              <w:rPr>
                <w:bCs/>
                <w:lang w:eastAsia="en-AU"/>
              </w:rPr>
              <w:t>Local Application Server</w:t>
            </w:r>
          </w:p>
        </w:tc>
        <w:tc>
          <w:tcPr>
            <w:tcW w:w="2181" w:type="dxa"/>
            <w:hideMark/>
          </w:tcPr>
          <w:p w14:paraId="5619C344" w14:textId="77777777" w:rsidR="00A37454" w:rsidRPr="000E15F5" w:rsidRDefault="00A37454" w:rsidP="001012C3">
            <w:pPr>
              <w:spacing w:line="360" w:lineRule="auto"/>
              <w:jc w:val="both"/>
              <w:rPr>
                <w:bCs/>
                <w:lang w:eastAsia="en-AU"/>
              </w:rPr>
            </w:pPr>
            <w:r w:rsidRPr="000E15F5">
              <w:rPr>
                <w:bCs/>
                <w:lang w:eastAsia="en-AU"/>
              </w:rPr>
              <w:t>Node.js + Express.js</w:t>
            </w:r>
          </w:p>
        </w:tc>
        <w:tc>
          <w:tcPr>
            <w:tcW w:w="1793" w:type="dxa"/>
            <w:hideMark/>
          </w:tcPr>
          <w:p w14:paraId="3564FCE4" w14:textId="77777777" w:rsidR="00A37454" w:rsidRPr="000E15F5" w:rsidRDefault="00A37454" w:rsidP="001012C3">
            <w:pPr>
              <w:spacing w:line="360" w:lineRule="auto"/>
              <w:jc w:val="both"/>
              <w:rPr>
                <w:bCs/>
                <w:lang w:eastAsia="en-AU"/>
              </w:rPr>
            </w:pPr>
            <w:r w:rsidRPr="000E15F5">
              <w:rPr>
                <w:bCs/>
                <w:lang w:eastAsia="en-AU"/>
              </w:rPr>
              <w:t>Node 20.x / Express 4.x</w:t>
            </w:r>
          </w:p>
        </w:tc>
        <w:tc>
          <w:tcPr>
            <w:tcW w:w="3800" w:type="dxa"/>
            <w:hideMark/>
          </w:tcPr>
          <w:p w14:paraId="7E4693F6" w14:textId="77777777" w:rsidR="00A37454" w:rsidRPr="000E15F5" w:rsidRDefault="00A37454" w:rsidP="001012C3">
            <w:pPr>
              <w:spacing w:line="360" w:lineRule="auto"/>
              <w:jc w:val="both"/>
              <w:rPr>
                <w:bCs/>
                <w:lang w:eastAsia="en-AU"/>
              </w:rPr>
            </w:pPr>
            <w:r w:rsidRPr="000E15F5">
              <w:rPr>
                <w:bCs/>
                <w:lang w:eastAsia="en-AU"/>
              </w:rPr>
              <w:t>Hosts the application locally during demonstrations and testing activities.</w:t>
            </w:r>
          </w:p>
        </w:tc>
      </w:tr>
      <w:tr w:rsidR="00A37454" w:rsidRPr="000E15F5" w14:paraId="7B381EAE" w14:textId="77777777" w:rsidTr="001012C3">
        <w:trPr>
          <w:trHeight w:val="936"/>
        </w:trPr>
        <w:tc>
          <w:tcPr>
            <w:tcW w:w="2434" w:type="dxa"/>
            <w:hideMark/>
          </w:tcPr>
          <w:p w14:paraId="4EB99579" w14:textId="77777777" w:rsidR="00A37454" w:rsidRPr="000E15F5" w:rsidRDefault="00A37454" w:rsidP="001012C3">
            <w:pPr>
              <w:spacing w:line="360" w:lineRule="auto"/>
              <w:jc w:val="both"/>
              <w:rPr>
                <w:bCs/>
                <w:lang w:eastAsia="en-AU"/>
              </w:rPr>
            </w:pPr>
            <w:r w:rsidRPr="000E15F5">
              <w:rPr>
                <w:bCs/>
                <w:lang w:eastAsia="en-AU"/>
              </w:rPr>
              <w:t>Database Server</w:t>
            </w:r>
          </w:p>
        </w:tc>
        <w:tc>
          <w:tcPr>
            <w:tcW w:w="2181" w:type="dxa"/>
            <w:hideMark/>
          </w:tcPr>
          <w:p w14:paraId="40A82FAE" w14:textId="77777777" w:rsidR="00A37454" w:rsidRPr="000E15F5" w:rsidRDefault="00A37454" w:rsidP="001012C3">
            <w:pPr>
              <w:spacing w:line="360" w:lineRule="auto"/>
              <w:jc w:val="both"/>
              <w:rPr>
                <w:bCs/>
                <w:lang w:eastAsia="en-AU"/>
              </w:rPr>
            </w:pPr>
            <w:r w:rsidRPr="000E15F5">
              <w:rPr>
                <w:bCs/>
                <w:lang w:eastAsia="en-AU"/>
              </w:rPr>
              <w:t>MySQL</w:t>
            </w:r>
          </w:p>
        </w:tc>
        <w:tc>
          <w:tcPr>
            <w:tcW w:w="1793" w:type="dxa"/>
            <w:hideMark/>
          </w:tcPr>
          <w:p w14:paraId="0F39EF32" w14:textId="77777777" w:rsidR="00A37454" w:rsidRPr="000E15F5" w:rsidRDefault="00A37454" w:rsidP="001012C3">
            <w:pPr>
              <w:spacing w:line="360" w:lineRule="auto"/>
              <w:jc w:val="both"/>
              <w:rPr>
                <w:bCs/>
                <w:lang w:eastAsia="en-AU"/>
              </w:rPr>
            </w:pPr>
            <w:r w:rsidRPr="000E15F5">
              <w:rPr>
                <w:bCs/>
                <w:lang w:eastAsia="en-AU"/>
              </w:rPr>
              <w:t>8.x</w:t>
            </w:r>
          </w:p>
        </w:tc>
        <w:tc>
          <w:tcPr>
            <w:tcW w:w="3800" w:type="dxa"/>
            <w:hideMark/>
          </w:tcPr>
          <w:p w14:paraId="3C9A017E" w14:textId="77777777" w:rsidR="00A37454" w:rsidRPr="000E15F5" w:rsidRDefault="00A37454" w:rsidP="001012C3">
            <w:pPr>
              <w:spacing w:line="360" w:lineRule="auto"/>
              <w:jc w:val="both"/>
              <w:rPr>
                <w:bCs/>
                <w:lang w:eastAsia="en-AU"/>
              </w:rPr>
            </w:pPr>
            <w:r w:rsidRPr="000E15F5">
              <w:rPr>
                <w:bCs/>
                <w:lang w:eastAsia="en-AU"/>
              </w:rPr>
              <w:t>Provides backend data storage and retrieval services during demonstrations.</w:t>
            </w:r>
          </w:p>
        </w:tc>
      </w:tr>
      <w:tr w:rsidR="00A37454" w:rsidRPr="000E15F5" w14:paraId="25BB85FB" w14:textId="77777777" w:rsidTr="001012C3">
        <w:trPr>
          <w:trHeight w:val="936"/>
        </w:trPr>
        <w:tc>
          <w:tcPr>
            <w:tcW w:w="2434" w:type="dxa"/>
            <w:hideMark/>
          </w:tcPr>
          <w:p w14:paraId="32FDE63C" w14:textId="77777777" w:rsidR="00A37454" w:rsidRPr="000E15F5" w:rsidRDefault="00A37454" w:rsidP="001012C3">
            <w:pPr>
              <w:spacing w:line="360" w:lineRule="auto"/>
              <w:jc w:val="both"/>
              <w:rPr>
                <w:bCs/>
                <w:lang w:eastAsia="en-AU"/>
              </w:rPr>
            </w:pPr>
            <w:r w:rsidRPr="000E15F5">
              <w:rPr>
                <w:bCs/>
                <w:lang w:eastAsia="en-AU"/>
              </w:rPr>
              <w:t>Demo Device</w:t>
            </w:r>
          </w:p>
        </w:tc>
        <w:tc>
          <w:tcPr>
            <w:tcW w:w="2181" w:type="dxa"/>
            <w:hideMark/>
          </w:tcPr>
          <w:p w14:paraId="51764A5C" w14:textId="77777777" w:rsidR="00A37454" w:rsidRPr="000E15F5" w:rsidRDefault="00A37454" w:rsidP="001012C3">
            <w:pPr>
              <w:spacing w:line="360" w:lineRule="auto"/>
              <w:jc w:val="both"/>
              <w:rPr>
                <w:bCs/>
                <w:lang w:eastAsia="en-AU"/>
              </w:rPr>
            </w:pPr>
            <w:r w:rsidRPr="000E15F5">
              <w:rPr>
                <w:bCs/>
                <w:lang w:eastAsia="en-AU"/>
              </w:rPr>
              <w:t>Team Member Laptop</w:t>
            </w:r>
          </w:p>
        </w:tc>
        <w:tc>
          <w:tcPr>
            <w:tcW w:w="1793" w:type="dxa"/>
            <w:hideMark/>
          </w:tcPr>
          <w:p w14:paraId="420F9EF6" w14:textId="77777777" w:rsidR="00A37454" w:rsidRPr="000E15F5" w:rsidRDefault="00A37454" w:rsidP="001012C3">
            <w:pPr>
              <w:spacing w:line="360" w:lineRule="auto"/>
              <w:jc w:val="both"/>
              <w:rPr>
                <w:bCs/>
                <w:lang w:eastAsia="en-AU"/>
              </w:rPr>
            </w:pPr>
            <w:r w:rsidRPr="000E15F5">
              <w:rPr>
                <w:bCs/>
                <w:lang w:eastAsia="en-AU"/>
              </w:rPr>
              <w:t>N/A</w:t>
            </w:r>
          </w:p>
        </w:tc>
        <w:tc>
          <w:tcPr>
            <w:tcW w:w="3800" w:type="dxa"/>
            <w:hideMark/>
          </w:tcPr>
          <w:p w14:paraId="6C5220A7" w14:textId="77777777" w:rsidR="00A37454" w:rsidRPr="000E15F5" w:rsidRDefault="00A37454" w:rsidP="001012C3">
            <w:pPr>
              <w:spacing w:line="360" w:lineRule="auto"/>
              <w:jc w:val="both"/>
              <w:rPr>
                <w:bCs/>
                <w:lang w:eastAsia="en-AU"/>
              </w:rPr>
            </w:pPr>
            <w:r w:rsidRPr="000E15F5">
              <w:rPr>
                <w:bCs/>
                <w:lang w:eastAsia="en-AU"/>
              </w:rPr>
              <w:t>Any team member laptop meets the minimum hardware requirements specified above.</w:t>
            </w:r>
          </w:p>
        </w:tc>
      </w:tr>
      <w:tr w:rsidR="00A37454" w:rsidRPr="000E15F5" w14:paraId="7DD67986" w14:textId="77777777" w:rsidTr="001012C3">
        <w:trPr>
          <w:trHeight w:val="936"/>
        </w:trPr>
        <w:tc>
          <w:tcPr>
            <w:tcW w:w="2434" w:type="dxa"/>
            <w:hideMark/>
          </w:tcPr>
          <w:p w14:paraId="260FA376" w14:textId="77777777" w:rsidR="00A37454" w:rsidRPr="000E15F5" w:rsidRDefault="00A37454" w:rsidP="001012C3">
            <w:pPr>
              <w:spacing w:line="360" w:lineRule="auto"/>
              <w:jc w:val="both"/>
              <w:rPr>
                <w:bCs/>
                <w:lang w:eastAsia="en-AU"/>
              </w:rPr>
            </w:pPr>
            <w:r w:rsidRPr="000E15F5">
              <w:rPr>
                <w:bCs/>
                <w:lang w:eastAsia="en-AU"/>
              </w:rPr>
              <w:t>Network Environment</w:t>
            </w:r>
          </w:p>
        </w:tc>
        <w:tc>
          <w:tcPr>
            <w:tcW w:w="2181" w:type="dxa"/>
            <w:hideMark/>
          </w:tcPr>
          <w:p w14:paraId="40FE9EF6" w14:textId="77777777" w:rsidR="00A37454" w:rsidRPr="000E15F5" w:rsidRDefault="00A37454" w:rsidP="001012C3">
            <w:pPr>
              <w:spacing w:line="360" w:lineRule="auto"/>
              <w:jc w:val="both"/>
              <w:rPr>
                <w:bCs/>
                <w:lang w:eastAsia="en-AU"/>
              </w:rPr>
            </w:pPr>
            <w:r w:rsidRPr="000E15F5">
              <w:rPr>
                <w:bCs/>
                <w:lang w:eastAsia="en-AU"/>
              </w:rPr>
              <w:t>Broadband Internet Connection</w:t>
            </w:r>
          </w:p>
        </w:tc>
        <w:tc>
          <w:tcPr>
            <w:tcW w:w="1793" w:type="dxa"/>
            <w:hideMark/>
          </w:tcPr>
          <w:p w14:paraId="03252CF2" w14:textId="77777777" w:rsidR="00A37454" w:rsidRPr="000E15F5" w:rsidRDefault="00A37454" w:rsidP="001012C3">
            <w:pPr>
              <w:spacing w:line="360" w:lineRule="auto"/>
              <w:jc w:val="both"/>
              <w:rPr>
                <w:bCs/>
                <w:lang w:eastAsia="en-AU"/>
              </w:rPr>
            </w:pPr>
            <w:r w:rsidRPr="000E15F5">
              <w:rPr>
                <w:bCs/>
                <w:lang w:eastAsia="en-AU"/>
              </w:rPr>
              <w:t>N/A</w:t>
            </w:r>
          </w:p>
        </w:tc>
        <w:tc>
          <w:tcPr>
            <w:tcW w:w="3800" w:type="dxa"/>
            <w:hideMark/>
          </w:tcPr>
          <w:p w14:paraId="4439F0C4" w14:textId="77777777" w:rsidR="00A37454" w:rsidRPr="000E15F5" w:rsidRDefault="00A37454" w:rsidP="001012C3">
            <w:pPr>
              <w:spacing w:line="360" w:lineRule="auto"/>
              <w:jc w:val="both"/>
              <w:rPr>
                <w:bCs/>
                <w:lang w:eastAsia="en-AU"/>
              </w:rPr>
            </w:pPr>
            <w:r w:rsidRPr="000E15F5">
              <w:rPr>
                <w:bCs/>
                <w:lang w:eastAsia="en-AU"/>
              </w:rPr>
              <w:t>Required for accessing cloud repositories, APIs, and online services during demonstrations.</w:t>
            </w:r>
          </w:p>
        </w:tc>
      </w:tr>
      <w:tr w:rsidR="00A37454" w:rsidRPr="000E15F5" w14:paraId="30895E2A" w14:textId="77777777" w:rsidTr="001012C3">
        <w:trPr>
          <w:trHeight w:val="1248"/>
        </w:trPr>
        <w:tc>
          <w:tcPr>
            <w:tcW w:w="2434" w:type="dxa"/>
            <w:hideMark/>
          </w:tcPr>
          <w:p w14:paraId="28011739" w14:textId="77777777" w:rsidR="00A37454" w:rsidRPr="000E15F5" w:rsidRDefault="00A37454" w:rsidP="001012C3">
            <w:pPr>
              <w:spacing w:line="360" w:lineRule="auto"/>
              <w:jc w:val="both"/>
              <w:rPr>
                <w:bCs/>
                <w:lang w:eastAsia="en-AU"/>
              </w:rPr>
            </w:pPr>
            <w:r w:rsidRPr="000E15F5">
              <w:rPr>
                <w:bCs/>
                <w:lang w:eastAsia="en-AU"/>
              </w:rPr>
              <w:t>Screen Recording Software</w:t>
            </w:r>
          </w:p>
        </w:tc>
        <w:tc>
          <w:tcPr>
            <w:tcW w:w="2181" w:type="dxa"/>
            <w:hideMark/>
          </w:tcPr>
          <w:p w14:paraId="4CE49DD4" w14:textId="77777777" w:rsidR="00A37454" w:rsidRPr="000E15F5" w:rsidRDefault="00A37454" w:rsidP="001012C3">
            <w:pPr>
              <w:spacing w:line="360" w:lineRule="auto"/>
              <w:jc w:val="both"/>
              <w:rPr>
                <w:bCs/>
                <w:lang w:eastAsia="en-AU"/>
              </w:rPr>
            </w:pPr>
            <w:r w:rsidRPr="000E15F5">
              <w:rPr>
                <w:bCs/>
                <w:lang w:eastAsia="en-AU"/>
              </w:rPr>
              <w:t>OBS Studio / Loom</w:t>
            </w:r>
          </w:p>
        </w:tc>
        <w:tc>
          <w:tcPr>
            <w:tcW w:w="1793" w:type="dxa"/>
            <w:hideMark/>
          </w:tcPr>
          <w:p w14:paraId="7987A9BA" w14:textId="77777777" w:rsidR="00A37454" w:rsidRPr="000E15F5" w:rsidRDefault="00A37454" w:rsidP="001012C3">
            <w:pPr>
              <w:spacing w:line="360" w:lineRule="auto"/>
              <w:jc w:val="both"/>
              <w:rPr>
                <w:bCs/>
                <w:lang w:eastAsia="en-AU"/>
              </w:rPr>
            </w:pPr>
            <w:r w:rsidRPr="000E15F5">
              <w:rPr>
                <w:bCs/>
                <w:lang w:eastAsia="en-AU"/>
              </w:rPr>
              <w:t>Latest</w:t>
            </w:r>
          </w:p>
        </w:tc>
        <w:tc>
          <w:tcPr>
            <w:tcW w:w="3800" w:type="dxa"/>
            <w:hideMark/>
          </w:tcPr>
          <w:p w14:paraId="64872AFF" w14:textId="77777777" w:rsidR="00A37454" w:rsidRPr="000E15F5" w:rsidRDefault="00A37454" w:rsidP="001012C3">
            <w:pPr>
              <w:spacing w:line="360" w:lineRule="auto"/>
              <w:jc w:val="both"/>
              <w:rPr>
                <w:bCs/>
                <w:lang w:eastAsia="en-AU"/>
              </w:rPr>
            </w:pPr>
            <w:r w:rsidRPr="000E15F5">
              <w:rPr>
                <w:bCs/>
                <w:lang w:eastAsia="en-AU"/>
              </w:rPr>
              <w:t>Used to record demonstration sessions and provide backup evidence in case of technical issues during live presentations.</w:t>
            </w:r>
          </w:p>
        </w:tc>
      </w:tr>
    </w:tbl>
    <w:p w14:paraId="20EE4FD2" w14:textId="77777777" w:rsidR="00A37454" w:rsidRPr="000E15F5" w:rsidRDefault="00A37454" w:rsidP="00A37454">
      <w:pPr>
        <w:spacing w:line="360" w:lineRule="auto"/>
        <w:jc w:val="both"/>
        <w:rPr>
          <w:bCs/>
          <w:lang w:eastAsia="en-AU"/>
        </w:rPr>
      </w:pPr>
    </w:p>
    <w:p w14:paraId="7178E79B" w14:textId="77777777" w:rsidR="00A37454" w:rsidRPr="000E15F5" w:rsidRDefault="00A37454" w:rsidP="00A37454">
      <w:pPr>
        <w:spacing w:line="360" w:lineRule="auto"/>
        <w:jc w:val="both"/>
        <w:rPr>
          <w:bCs/>
          <w:lang w:eastAsia="en-AU"/>
        </w:rPr>
      </w:pPr>
      <w:r w:rsidRPr="000E15F5">
        <w:rPr>
          <w:bCs/>
          <w:lang w:eastAsia="en-AU"/>
        </w:rPr>
        <w:t xml:space="preserve">The selected technology stack provides a modern, scalable, and industry-standard development environment suitable for implementing the </w:t>
      </w:r>
      <w:proofErr w:type="spellStart"/>
      <w:r w:rsidRPr="000E15F5">
        <w:rPr>
          <w:bCs/>
          <w:lang w:eastAsia="en-AU"/>
        </w:rPr>
        <w:t>SaveBite</w:t>
      </w:r>
      <w:proofErr w:type="spellEnd"/>
      <w:r w:rsidRPr="000E15F5">
        <w:rPr>
          <w:bCs/>
          <w:lang w:eastAsia="en-AU"/>
        </w:rPr>
        <w:t xml:space="preserve"> food waste reduction platform. The chosen tools support efficient collaboration, rapid development, effective testing, and reliable deployment while ensuring that project requirements can be delivered within the planned schedule and available resources.</w:t>
      </w:r>
    </w:p>
    <w:p w14:paraId="44017ECE" w14:textId="77777777" w:rsidR="009D1EA9" w:rsidRDefault="009D1EA9" w:rsidP="00077971"/>
    <w:sectPr w:rsidR="009D1E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432C9" w14:textId="77777777" w:rsidR="00CF6E8F" w:rsidRDefault="00CF6E8F">
      <w:pPr>
        <w:spacing w:line="240" w:lineRule="auto"/>
      </w:pPr>
      <w:r>
        <w:separator/>
      </w:r>
    </w:p>
  </w:endnote>
  <w:endnote w:type="continuationSeparator" w:id="0">
    <w:p w14:paraId="4A5207B7" w14:textId="77777777" w:rsidR="00CF6E8F" w:rsidRDefault="00CF6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641843"/>
      <w:docPartObj>
        <w:docPartGallery w:val="Page Numbers (Bottom of Page)"/>
        <w:docPartUnique/>
      </w:docPartObj>
    </w:sdtPr>
    <w:sdtEndPr>
      <w:rPr>
        <w:noProof/>
      </w:rPr>
    </w:sdtEndPr>
    <w:sdtContent>
      <w:p w14:paraId="5F555360" w14:textId="77777777" w:rsidR="009D516C" w:rsidRDefault="009D516C" w:rsidP="002666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E6177" w14:textId="77777777" w:rsidR="00CF6E8F" w:rsidRDefault="00CF6E8F">
      <w:pPr>
        <w:spacing w:line="240" w:lineRule="auto"/>
      </w:pPr>
      <w:r>
        <w:separator/>
      </w:r>
    </w:p>
  </w:footnote>
  <w:footnote w:type="continuationSeparator" w:id="0">
    <w:p w14:paraId="6A79C7F8" w14:textId="77777777" w:rsidR="00CF6E8F" w:rsidRDefault="00CF6E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4CB4"/>
    <w:multiLevelType w:val="hybridMultilevel"/>
    <w:tmpl w:val="C1A0A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1E6C6D"/>
    <w:multiLevelType w:val="hybridMultilevel"/>
    <w:tmpl w:val="9CB68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D265AE"/>
    <w:multiLevelType w:val="multilevel"/>
    <w:tmpl w:val="25DC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D15EA"/>
    <w:multiLevelType w:val="multilevel"/>
    <w:tmpl w:val="D9C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0B628E"/>
    <w:multiLevelType w:val="hybridMultilevel"/>
    <w:tmpl w:val="59EAF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3238">
    <w:abstractNumId w:val="4"/>
  </w:num>
  <w:num w:numId="2" w16cid:durableId="140082004">
    <w:abstractNumId w:val="6"/>
  </w:num>
  <w:num w:numId="3" w16cid:durableId="1010642514">
    <w:abstractNumId w:val="1"/>
  </w:num>
  <w:num w:numId="4" w16cid:durableId="389500990">
    <w:abstractNumId w:val="0"/>
  </w:num>
  <w:num w:numId="5" w16cid:durableId="2037458237">
    <w:abstractNumId w:val="5"/>
  </w:num>
  <w:num w:numId="6" w16cid:durableId="1787193758">
    <w:abstractNumId w:val="3"/>
  </w:num>
  <w:num w:numId="7" w16cid:durableId="1021127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6C"/>
    <w:rsid w:val="00002EF3"/>
    <w:rsid w:val="0005241B"/>
    <w:rsid w:val="00077971"/>
    <w:rsid w:val="00394C8A"/>
    <w:rsid w:val="004E11A8"/>
    <w:rsid w:val="00503384"/>
    <w:rsid w:val="00565E14"/>
    <w:rsid w:val="0095144C"/>
    <w:rsid w:val="009D1EA9"/>
    <w:rsid w:val="009D516C"/>
    <w:rsid w:val="00A37454"/>
    <w:rsid w:val="00C930DE"/>
    <w:rsid w:val="00CF6E8F"/>
    <w:rsid w:val="00F56217"/>
    <w:rsid w:val="00F86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F000"/>
  <w15:chartTrackingRefBased/>
  <w15:docId w15:val="{999BE29D-00BE-4639-AA11-4401BEED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16C"/>
    <w:pPr>
      <w:spacing w:after="0" w:line="250" w:lineRule="atLeast"/>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D5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1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1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1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1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16C"/>
    <w:rPr>
      <w:rFonts w:eastAsiaTheme="majorEastAsia" w:cstheme="majorBidi"/>
      <w:color w:val="272727" w:themeColor="text1" w:themeTint="D8"/>
    </w:rPr>
  </w:style>
  <w:style w:type="paragraph" w:styleId="Title">
    <w:name w:val="Title"/>
    <w:basedOn w:val="Normal"/>
    <w:next w:val="Normal"/>
    <w:link w:val="TitleChar"/>
    <w:uiPriority w:val="10"/>
    <w:qFormat/>
    <w:rsid w:val="009D5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16C"/>
    <w:pPr>
      <w:spacing w:before="160"/>
      <w:jc w:val="center"/>
    </w:pPr>
    <w:rPr>
      <w:i/>
      <w:iCs/>
      <w:color w:val="404040" w:themeColor="text1" w:themeTint="BF"/>
    </w:rPr>
  </w:style>
  <w:style w:type="character" w:customStyle="1" w:styleId="QuoteChar">
    <w:name w:val="Quote Char"/>
    <w:basedOn w:val="DefaultParagraphFont"/>
    <w:link w:val="Quote"/>
    <w:uiPriority w:val="29"/>
    <w:rsid w:val="009D516C"/>
    <w:rPr>
      <w:i/>
      <w:iCs/>
      <w:color w:val="404040" w:themeColor="text1" w:themeTint="BF"/>
    </w:rPr>
  </w:style>
  <w:style w:type="paragraph" w:styleId="ListParagraph">
    <w:name w:val="List Paragraph"/>
    <w:basedOn w:val="Normal"/>
    <w:uiPriority w:val="34"/>
    <w:qFormat/>
    <w:rsid w:val="009D516C"/>
    <w:pPr>
      <w:ind w:left="720"/>
      <w:contextualSpacing/>
    </w:pPr>
  </w:style>
  <w:style w:type="character" w:styleId="IntenseEmphasis">
    <w:name w:val="Intense Emphasis"/>
    <w:basedOn w:val="DefaultParagraphFont"/>
    <w:uiPriority w:val="21"/>
    <w:qFormat/>
    <w:rsid w:val="009D516C"/>
    <w:rPr>
      <w:i/>
      <w:iCs/>
      <w:color w:val="0F4761" w:themeColor="accent1" w:themeShade="BF"/>
    </w:rPr>
  </w:style>
  <w:style w:type="paragraph" w:styleId="IntenseQuote">
    <w:name w:val="Intense Quote"/>
    <w:basedOn w:val="Normal"/>
    <w:next w:val="Normal"/>
    <w:link w:val="IntenseQuoteChar"/>
    <w:uiPriority w:val="30"/>
    <w:qFormat/>
    <w:rsid w:val="009D5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16C"/>
    <w:rPr>
      <w:i/>
      <w:iCs/>
      <w:color w:val="0F4761" w:themeColor="accent1" w:themeShade="BF"/>
    </w:rPr>
  </w:style>
  <w:style w:type="character" w:styleId="IntenseReference">
    <w:name w:val="Intense Reference"/>
    <w:basedOn w:val="DefaultParagraphFont"/>
    <w:uiPriority w:val="32"/>
    <w:qFormat/>
    <w:rsid w:val="009D516C"/>
    <w:rPr>
      <w:b/>
      <w:bCs/>
      <w:smallCaps/>
      <w:color w:val="0F4761" w:themeColor="accent1" w:themeShade="BF"/>
      <w:spacing w:val="5"/>
    </w:rPr>
  </w:style>
  <w:style w:type="paragraph" w:styleId="Header">
    <w:name w:val="header"/>
    <w:basedOn w:val="Normal"/>
    <w:link w:val="HeaderChar"/>
    <w:uiPriority w:val="99"/>
    <w:unhideWhenUsed/>
    <w:rsid w:val="009D516C"/>
    <w:pPr>
      <w:tabs>
        <w:tab w:val="center" w:pos="4680"/>
        <w:tab w:val="right" w:pos="9360"/>
      </w:tabs>
      <w:spacing w:line="240" w:lineRule="auto"/>
    </w:pPr>
  </w:style>
  <w:style w:type="character" w:customStyle="1" w:styleId="HeaderChar">
    <w:name w:val="Header Char"/>
    <w:basedOn w:val="DefaultParagraphFont"/>
    <w:link w:val="Header"/>
    <w:uiPriority w:val="99"/>
    <w:rsid w:val="009D516C"/>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D516C"/>
    <w:pPr>
      <w:tabs>
        <w:tab w:val="center" w:pos="4680"/>
        <w:tab w:val="right" w:pos="9360"/>
      </w:tabs>
      <w:spacing w:line="240" w:lineRule="auto"/>
    </w:pPr>
  </w:style>
  <w:style w:type="character" w:customStyle="1" w:styleId="FooterChar">
    <w:name w:val="Footer Char"/>
    <w:basedOn w:val="DefaultParagraphFont"/>
    <w:link w:val="Footer"/>
    <w:uiPriority w:val="99"/>
    <w:rsid w:val="009D516C"/>
    <w:rPr>
      <w:rFonts w:ascii="Times New Roman" w:eastAsia="Times New Roman" w:hAnsi="Times New Roman" w:cs="Times New Roman"/>
      <w:kern w:val="0"/>
      <w14:ligatures w14:val="none"/>
    </w:rPr>
  </w:style>
  <w:style w:type="paragraph" w:customStyle="1" w:styleId="Body">
    <w:name w:val="Body"/>
    <w:rsid w:val="009D516C"/>
    <w:pPr>
      <w:spacing w:after="200" w:line="250" w:lineRule="atLeast"/>
    </w:pPr>
    <w:rPr>
      <w:rFonts w:eastAsiaTheme="minorEastAsia" w:hAnsi="Arial Unicode MS" w:cs="Arial Unicode MS"/>
      <w:color w:val="000000"/>
      <w:kern w:val="0"/>
      <w:u w:color="000000"/>
      <w14:ligatures w14:val="none"/>
    </w:rPr>
  </w:style>
  <w:style w:type="table" w:customStyle="1" w:styleId="TableGrid1">
    <w:name w:val="Table Grid1"/>
    <w:basedOn w:val="TableNormal"/>
    <w:next w:val="TableGrid"/>
    <w:uiPriority w:val="59"/>
    <w:rsid w:val="009D516C"/>
    <w:pPr>
      <w:spacing w:after="0" w:line="240" w:lineRule="auto"/>
    </w:pPr>
    <w:rPr>
      <w:rFonts w:ascii="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D5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77971"/>
    <w:rPr>
      <w:color w:val="0000FF"/>
      <w:u w:val="none"/>
    </w:rPr>
  </w:style>
  <w:style w:type="paragraph" w:styleId="NoSpacing">
    <w:name w:val="No Spacing"/>
    <w:uiPriority w:val="1"/>
    <w:qFormat/>
    <w:rsid w:val="00077971"/>
    <w:pPr>
      <w:spacing w:after="0"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77971"/>
    <w:pPr>
      <w:spacing w:before="240" w:after="0" w:line="259" w:lineRule="auto"/>
      <w:outlineLvl w:val="9"/>
    </w:pPr>
    <w:rPr>
      <w:sz w:val="32"/>
      <w:szCs w:val="32"/>
    </w:rPr>
  </w:style>
  <w:style w:type="paragraph" w:styleId="TOC1">
    <w:name w:val="toc 1"/>
    <w:basedOn w:val="Normal"/>
    <w:next w:val="Normal"/>
    <w:autoRedefine/>
    <w:uiPriority w:val="39"/>
    <w:unhideWhenUsed/>
    <w:rsid w:val="00077971"/>
    <w:pPr>
      <w:spacing w:after="100"/>
    </w:pPr>
  </w:style>
  <w:style w:type="paragraph" w:styleId="TOC2">
    <w:name w:val="toc 2"/>
    <w:basedOn w:val="Normal"/>
    <w:next w:val="Normal"/>
    <w:autoRedefine/>
    <w:uiPriority w:val="39"/>
    <w:unhideWhenUsed/>
    <w:rsid w:val="00077971"/>
    <w:pPr>
      <w:spacing w:after="100"/>
      <w:ind w:left="240"/>
    </w:pPr>
  </w:style>
  <w:style w:type="paragraph" w:styleId="TOC3">
    <w:name w:val="toc 3"/>
    <w:basedOn w:val="Normal"/>
    <w:next w:val="Normal"/>
    <w:autoRedefine/>
    <w:uiPriority w:val="39"/>
    <w:unhideWhenUsed/>
    <w:rsid w:val="00077971"/>
    <w:pPr>
      <w:spacing w:after="100"/>
      <w:ind w:left="480"/>
    </w:pPr>
  </w:style>
  <w:style w:type="paragraph" w:styleId="TableofFigures">
    <w:name w:val="table of figures"/>
    <w:basedOn w:val="Normal"/>
    <w:next w:val="Normal"/>
    <w:uiPriority w:val="99"/>
    <w:unhideWhenUsed/>
    <w:rsid w:val="00077971"/>
  </w:style>
  <w:style w:type="paragraph" w:styleId="Caption">
    <w:name w:val="caption"/>
    <w:basedOn w:val="Normal"/>
    <w:next w:val="Normal"/>
    <w:uiPriority w:val="35"/>
    <w:unhideWhenUsed/>
    <w:qFormat/>
    <w:rsid w:val="009D1EA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rohitgurdhami/SaveBiteProject.gi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4052</Words>
  <Characters>23100</Characters>
  <Application>Microsoft Office Word</Application>
  <DocSecurity>0</DocSecurity>
  <Lines>192</Lines>
  <Paragraphs>54</Paragraphs>
  <ScaleCrop>false</ScaleCrop>
  <Company/>
  <LinksUpToDate>false</LinksUpToDate>
  <CharactersWithSpaces>27098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Gurdhami</dc:creator>
  <cp:keywords/>
  <dc:description/>
  <cp:lastModifiedBy>Rohit Gurdhami</cp:lastModifiedBy>
  <cp:revision>8</cp:revision>
  <dcterms:created xsi:type="dcterms:W3CDTF">2026-06-15T01:47:00Z</dcterms:created>
  <dcterms:modified xsi:type="dcterms:W3CDTF">2026-06-15T02:19:00Z</dcterms:modified>
</cp:coreProperties>
</file>